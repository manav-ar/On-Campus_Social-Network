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ind w:left="-270" w:right="0" w:firstLine="0"/>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Pr>
        <w:drawing>
          <wp:inline distB="0" distT="0" distL="0" distR="0">
            <wp:extent cx="6523654" cy="2338388"/>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23654"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40" w:lineRule="auto"/>
        <w:ind w:left="-27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CZ3002 Advanced Software Engineering</w:t>
      </w:r>
    </w:p>
    <w:p w:rsidR="00000000" w:rsidDel="00000000" w:rsidP="00000000" w:rsidRDefault="00000000" w:rsidRPr="00000000" w14:paraId="00000004">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 (SRS)</w:t>
      </w:r>
    </w:p>
    <w:p w:rsidR="00000000" w:rsidDel="00000000" w:rsidP="00000000" w:rsidRDefault="00000000" w:rsidRPr="00000000" w14:paraId="00000006">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Group: SSP4</w:t>
      </w:r>
    </w:p>
    <w:p w:rsidR="00000000" w:rsidDel="00000000" w:rsidP="00000000" w:rsidRDefault="00000000" w:rsidRPr="00000000" w14:paraId="00000008">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9">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Team Name: Inspiration</w:t>
      </w:r>
    </w:p>
    <w:p w:rsidR="00000000" w:rsidDel="00000000" w:rsidP="00000000" w:rsidRDefault="00000000" w:rsidRPr="00000000" w14:paraId="0000000A">
      <w:pPr>
        <w:spacing w:after="160" w:line="240" w:lineRule="auto"/>
        <w:ind w:left="-270" w:right="0" w:firstLine="0"/>
        <w:jc w:val="left"/>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B">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Royce Ang Jia Jie (Leader)</w:t>
      </w:r>
    </w:p>
    <w:p w:rsidR="00000000" w:rsidDel="00000000" w:rsidP="00000000" w:rsidRDefault="00000000" w:rsidRPr="00000000" w14:paraId="0000000C">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Manav Arora (Vice-Leader)</w:t>
      </w:r>
    </w:p>
    <w:p w:rsidR="00000000" w:rsidDel="00000000" w:rsidP="00000000" w:rsidRDefault="00000000" w:rsidRPr="00000000" w14:paraId="0000000D">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Jovan Huang Tian Chun</w:t>
      </w:r>
    </w:p>
    <w:p w:rsidR="00000000" w:rsidDel="00000000" w:rsidP="00000000" w:rsidRDefault="00000000" w:rsidRPr="00000000" w14:paraId="0000000E">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Clarence Hong Shi Man</w:t>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Weiji</w:t>
      </w:r>
    </w:p>
    <w:p w:rsidR="00000000" w:rsidDel="00000000" w:rsidP="00000000" w:rsidRDefault="00000000" w:rsidRPr="00000000" w14:paraId="00000010">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Hui Zhan</w:t>
      </w:r>
    </w:p>
    <w:p w:rsidR="00000000" w:rsidDel="00000000" w:rsidP="00000000" w:rsidRDefault="00000000" w:rsidRPr="00000000" w14:paraId="00000011">
      <w:pPr>
        <w:spacing w:after="160" w:line="240" w:lineRule="auto"/>
        <w:ind w:left="-270" w:right="0"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widowControl w:val="0"/>
        <w:spacing w:before="484.79999999999995" w:line="276" w:lineRule="auto"/>
        <w:ind w:left="-270" w:right="0" w:firstLine="0"/>
        <w:rPr>
          <w:rFonts w:ascii="Times New Roman" w:cs="Times New Roman" w:eastAsia="Times New Roman" w:hAnsi="Times New Roman"/>
          <w:sz w:val="36"/>
          <w:szCs w:val="36"/>
        </w:rPr>
      </w:pPr>
      <w:bookmarkStart w:colFirst="0" w:colLast="0" w:name="_heading=h.gjdgxs" w:id="0"/>
      <w:bookmarkEnd w:id="0"/>
      <w:r w:rsidDel="00000000" w:rsidR="00000000" w:rsidRPr="00000000">
        <w:rPr>
          <w:rFonts w:ascii="Times New Roman" w:cs="Times New Roman" w:eastAsia="Times New Roman" w:hAnsi="Times New Roman"/>
          <w:b w:val="0"/>
          <w:rtl w:val="0"/>
        </w:rPr>
        <w:t xml:space="preserve">1 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tabs>
              <w:tab w:val="right" w:pos="9360"/>
            </w:tabs>
            <w:spacing w:before="8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Table of Contents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6e61s3fnry7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Problem Statement</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_heading=h.6e61s3fnry7n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g2vt0zobdga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Overview</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_heading=h.g2vt0zobdgax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Background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3g4gj18fof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Overall Description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_heading=h.f3g4gj18fofd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s92x7m9db6b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Investigation &amp; Analysis Methodology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_heading=h.s92x7m9db6bz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System Investigation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vmgoql7t06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Analysis Methodology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_heading=h.fvmgoql7t06g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htfun16t4u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 Feasibility study and requirements elicitation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_heading=h.dhtfun16t4uj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htqi9ecao1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 System analysis and requirements specification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_heading=h.7htqi9ecao1z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4.2.2.1 Perform an analysis of the problem using object-oriented techniques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4.2.2.2 Scope and Limitations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97b7ir12pny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4.2.3 Object-oriented design using UML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_heading=h.97b7ir12pnyc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72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6kz0jvavh00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4.2.4 Prototype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_heading=h.6kz0jvavh006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r0ahjgzd3v3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Constraints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_heading=h.r0ahjgzd3v3b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Proprietary Hardware and Software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Project Schedule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i110lywjni7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Operational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_heading=h.i110lywjni7u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Request Support via Email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Application Services and Technical support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Administration Features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System failure and routine back up</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 Audit Trail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asxtmyh0dg7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Functional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_heading=h.asxtmyh0dg70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2w3i0ou5pm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Register</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_heading=h.v2w3i0ou5pmn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mbkuqrfllf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Login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_heading=h.fmbkuqrfllfw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fuogll1wvj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Logout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_heading=h.cfuogll1wvjt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a8mcbpfwr2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Recommend Friends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_heading=h.wa8mcbpfwr2k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6n7chng8ia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View Recommended Profiles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_heading=h.c6n7chng8iat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y943x5dgen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View Personal Profile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_heading=h.y943x5dgenwe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ku5i9603ha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View Friends Matched History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_heading=h.rku5i9603had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kwq7pxkepk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Edit Personal Profile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_heading=h.2kwq7pxkepkx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oki5xyqckku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Input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_heading=h.oki5xyqckkuh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av6tw7tm5jb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Email Address and Password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_heading=h.av6tw7tm5jbs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z0dggxymjc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About Me, Interests and Hall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_heading=h.fz0dggxymjcs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c5poo8bs8y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Query Keywords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_heading=h.bc5poo8bs8yi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xly0wyxxo7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Preferences for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_heading=h.3xly0wyxxo7u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34sn82tlxnn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Process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_heading=h.34sn82tlxnnj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rcpgxnqgup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Backend Service Transactions via HTTP</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_heading=h.jrcpgxnqgup7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at4k2qncfs9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9.2 Data Integrity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_heading=h.at4k2qncfs9y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vxqg81q7py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9.3 Data Validation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_heading=h.vxqg81q7pye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rfcw6ykwp2c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9.4 Performance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_heading=h.rfcw6ykwp2co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5a0zv8m0uq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HTTP Transaction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_heading=h.v5a0zv8m0uqn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pge8ruw6gr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Data Integrity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_heading=h.3pge8ruw6grc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f2vk67t8mv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 Data Validation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_heading=h.xf2vk67t8mvt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gxo3aipa82n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 Performance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_heading=h.gxo3aipa82n1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k2xjo6pipks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Output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_heading=h.k2xjo6pipks4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7smr5mbxs8g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10.1 List of Recommended Friends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_heading=h.7smr5mbxs8gu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psj56bdjvqj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10.2 Personal Profile and History of Matched Friends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_heading=h.psj56bdjvqjd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e5kgatohtww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10.3 Potential Friends Profile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_heading=h.e5kgatohtww9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l4t3gcecpa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List of Queried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_heading=h.cl4t3gcecpa7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tpbbvbbnx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Relevant details of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_heading=h.dtpbbvbbnxwv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qgxdtcf7l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 User profile Details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_heading=h.7qgxdtcf7lh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9n5usclfp84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Hardware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_heading=h.9n5usclfp84n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iaj4kq19hx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Client Computers and Mobile Devices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_heading=h.kiaj4kq19hxm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615idhegex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 Network</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_heading=h.f615idhegexe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vzkkoglotr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Software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_heading=h.uvzkkoglotr6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9ficf6d5ik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12.1 Client Operating Systems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_heading=h.b9ficf6d5ikx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12.2 Network system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12.3 Licenses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after="80"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10vqxwrhuy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Deployment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_heading=h.10vqxwrhuyf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6">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6e61s3fnry7n" w:id="2"/>
      <w:bookmarkEnd w:id="2"/>
      <w:r w:rsidDel="00000000" w:rsidR="00000000" w:rsidRPr="00000000">
        <w:rPr>
          <w:rFonts w:ascii="Times New Roman" w:cs="Times New Roman" w:eastAsia="Times New Roman" w:hAnsi="Times New Roman"/>
          <w:b w:val="0"/>
          <w:vertAlign w:val="baseline"/>
          <w:rtl w:val="0"/>
        </w:rPr>
        <w:t xml:space="preserve">2 Problem Statement</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8">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has undoubtedly affected many students’ academic and social experiences in their university journies. Therefore, we concluded that there is a need for a platform for Nanyang Technological University students to help them in finding new potential friends. We propose the development of  ‘Friendstagram’, a personal friend recommender webapp which is catered specifically for Nanyang Technological University students, to help them connect with new potential like-minded friends based on their interests and hall accommodation, so as to enhance their university lives.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5A">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fob9te" w:id="3"/>
      <w:bookmarkEnd w:id="3"/>
      <w:r w:rsidDel="00000000" w:rsidR="00000000" w:rsidRPr="00000000">
        <w:rPr>
          <w:rtl w:val="0"/>
        </w:rPr>
      </w:r>
    </w:p>
    <w:p w:rsidR="00000000" w:rsidDel="00000000" w:rsidP="00000000" w:rsidRDefault="00000000" w:rsidRPr="00000000" w14:paraId="0000005B">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g2vt0zobdgax" w:id="4"/>
      <w:bookmarkEnd w:id="4"/>
      <w:r w:rsidDel="00000000" w:rsidR="00000000" w:rsidRPr="00000000">
        <w:rPr>
          <w:rFonts w:ascii="Times New Roman" w:cs="Times New Roman" w:eastAsia="Times New Roman" w:hAnsi="Times New Roman"/>
          <w:b w:val="0"/>
          <w:vertAlign w:val="baseline"/>
          <w:rtl w:val="0"/>
        </w:rPr>
        <w:t xml:space="preserve">3 Overview</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C">
      <w:pPr>
        <w:pStyle w:val="Heading4"/>
        <w:widowControl w:val="0"/>
        <w:spacing w:after="200" w:before="0" w:lineRule="auto"/>
        <w:ind w:left="-270" w:right="0" w:firstLine="0"/>
        <w:rPr>
          <w:rFonts w:ascii="Times New Roman" w:cs="Times New Roman" w:eastAsia="Times New Roman" w:hAnsi="Times New Roman"/>
          <w:vertAlign w:val="baseline"/>
        </w:rPr>
      </w:pPr>
      <w:bookmarkStart w:colFirst="0" w:colLast="0" w:name="_heading=h.3znysh7" w:id="5"/>
      <w:bookmarkEnd w:id="5"/>
      <w:r w:rsidDel="00000000" w:rsidR="00000000" w:rsidRPr="00000000">
        <w:rPr>
          <w:rFonts w:ascii="Times New Roman" w:cs="Times New Roman" w:eastAsia="Times New Roman" w:hAnsi="Times New Roman"/>
          <w:b w:val="0"/>
          <w:vertAlign w:val="baseline"/>
          <w:rtl w:val="0"/>
        </w:rPr>
        <w:t xml:space="preserve">3.1 Background</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D">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has disrupted university students’ daily lives. Many social restrictions have been put in place to prevent the spread of the virus amongst student cohorts. Co-curricular activities have been canceled and lessons have been largely moved online, thus, reducing social interactions between students. </w:t>
      </w:r>
    </w:p>
    <w:p w:rsidR="00000000" w:rsidDel="00000000" w:rsidP="00000000" w:rsidRDefault="00000000" w:rsidRPr="00000000" w14:paraId="0000005E">
      <w:pPr>
        <w:tabs>
          <w:tab w:val="left"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inability to interact with others has caused students to achieve a less fulfilling university life. In a late 2020 survey conducted on 400 university students found that the shifting of in-person classes to online-learning had caused a significant drop in students’ satisfaction with the university courses. Students also felt like they do not belong to a community. Furthermore, when compared to the survey results conducted in the previous year, there was a 23% decline in “feeling engaged in coursework” and 28% decline in “interacting with peers in the classroom”. Being together with friends and in-person classes were also selected as the top 2 reasons why students valued being on campus. In Singapore, a survey conducted on the impact of pandemic with 1,066 youths aged between 18 and 35 found that 58% responded they had become more fearful and 54% had responded they had become less sociable.</w:t>
      </w:r>
    </w:p>
    <w:p w:rsidR="00000000" w:rsidDel="00000000" w:rsidP="00000000" w:rsidRDefault="00000000" w:rsidRPr="00000000" w14:paraId="00000060">
      <w:pPr>
        <w:tabs>
          <w:tab w:val="left"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we concluded that there is a need for a platform for Nanyang Technological University students to help them in finding new potential friends.</w:t>
      </w:r>
    </w:p>
    <w:p w:rsidR="00000000" w:rsidDel="00000000" w:rsidP="00000000" w:rsidRDefault="00000000" w:rsidRPr="00000000" w14:paraId="00000062">
      <w:pPr>
        <w:tabs>
          <w:tab w:val="left" w:pos="72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color w:val="0000ff"/>
          <w:sz w:val="24"/>
          <w:szCs w:val="24"/>
          <w:highlight w:val="yellow"/>
        </w:rPr>
      </w:pPr>
      <w:r w:rsidDel="00000000" w:rsidR="00000000" w:rsidRPr="00000000">
        <w:rPr>
          <w:rtl w:val="0"/>
        </w:rPr>
      </w:r>
    </w:p>
    <w:p w:rsidR="00000000" w:rsidDel="00000000" w:rsidP="00000000" w:rsidRDefault="00000000" w:rsidRPr="00000000" w14:paraId="00000064">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f3g4gj18fofd" w:id="6"/>
      <w:bookmarkEnd w:id="6"/>
      <w:r w:rsidDel="00000000" w:rsidR="00000000" w:rsidRPr="00000000">
        <w:rPr>
          <w:rFonts w:ascii="Times New Roman" w:cs="Times New Roman" w:eastAsia="Times New Roman" w:hAnsi="Times New Roman"/>
          <w:b w:val="0"/>
          <w:vertAlign w:val="baseline"/>
          <w:rtl w:val="0"/>
        </w:rPr>
        <w:t xml:space="preserve">3.2 Overall Description</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web application, ‘Friendstagram’, is a friend finder application catered specifically for students of NTU and it consists of 3 main features.</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users can register for an account and create a personal profile which best describes themselves. In the profile, they can configure their hall residence, interests, contact information, etc. Secondly, through the profile that was set up, users may use the application to search for potential friends. The algorithm that we had designed will match other users with similar interests or stay in the vicinity and display their profiles. Lastly, users may then view the recommended friends and contact them.</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purpose of the web application is to create a social platform that allows NTU students who are having trouble socializing due to the COVID-19 social restrictions to strike up new friendships with like-minded peers in NTU. With a personalized profile, users can be recommended to friends whom they can easily connect with and befriend due to common interests and/or topics to talk about. These features could help to achieve our objective of creating a platform to enrich NTU students’ university journeys.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Mr. Boba is a web application that serves as a personal assistant for bubble tea enthusiasts with four main features.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Firstly, users can have a personal profile that allows them to keep track of their list of previously accepted drink recommendations. In addition, their profiles allow them to leave reviews for accepted drinks that were recommended. Secondly, the web application features a recommendation function where users are recommended a bubble tea drink via our algorithm through a questionnaire. This specially designed algorithm and curated questionnaire will recommend users a drink based on their preferences. Thirdly, the web application features a review section of various drinks. Users can search for specific drinks that they want to see the reviews for. Lastly, by allowing users to keep track of their history of accepted recommendations, they are able to leave reviews of these drinks and rate them out of 5 stars. Users are also able to give a topping recommendation for the drink they are reviewing.</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Through these components, our objective of the web application is to curate a companion for bubble tea lovers. Whenever bubble tea enthusiasts are overwhelmed with the multitude of flavor options, the web application can serve as a platform to recommend them a drink. By allowing users to create their own personal profile, we allow them to have a personalised experience where they can keep track of what they had and what they love. A questionnaire was chosen as it helps users decide on a drink based on their preferences. Also, the review section helps to build a community of bubble tea lovers that can share their love for bubble tea with each other. These two features help to achieve our objective of creating a digital space where bubble tea lovers can share their recommendations and receive recommendations to explore new options.    </w:t>
      </w:r>
    </w:p>
    <w:p w:rsidR="00000000" w:rsidDel="00000000" w:rsidP="00000000" w:rsidRDefault="00000000" w:rsidRPr="00000000" w14:paraId="0000006B">
      <w:pPr>
        <w:pStyle w:val="Heading3"/>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ht114oq87s7z" w:id="7"/>
      <w:bookmarkEnd w:id="7"/>
      <w:r w:rsidDel="00000000" w:rsidR="00000000" w:rsidRPr="00000000">
        <w:rPr>
          <w:rtl w:val="0"/>
        </w:rPr>
      </w:r>
    </w:p>
    <w:p w:rsidR="00000000" w:rsidDel="00000000" w:rsidP="00000000" w:rsidRDefault="00000000" w:rsidRPr="00000000" w14:paraId="0000006C">
      <w:pPr>
        <w:pStyle w:val="Heading3"/>
        <w:widowControl w:val="0"/>
        <w:spacing w:after="200" w:before="0" w:line="360" w:lineRule="auto"/>
        <w:ind w:left="-270" w:firstLine="0"/>
        <w:jc w:val="both"/>
        <w:rPr>
          <w:rFonts w:ascii="Times New Roman" w:cs="Times New Roman" w:eastAsia="Times New Roman" w:hAnsi="Times New Roman"/>
          <w:b w:val="0"/>
          <w:vertAlign w:val="baseline"/>
        </w:rPr>
      </w:pPr>
      <w:bookmarkStart w:colFirst="0" w:colLast="0" w:name="_heading=h.s92x7m9db6bz" w:id="8"/>
      <w:bookmarkEnd w:id="8"/>
      <w:r w:rsidDel="00000000" w:rsidR="00000000" w:rsidRPr="00000000">
        <w:rPr>
          <w:rFonts w:ascii="Times New Roman" w:cs="Times New Roman" w:eastAsia="Times New Roman" w:hAnsi="Times New Roman"/>
          <w:b w:val="0"/>
          <w:vertAlign w:val="baseline"/>
          <w:rtl w:val="0"/>
        </w:rPr>
        <w:t xml:space="preserve">4 Investigation &amp; Analysis Methodology </w:t>
      </w:r>
    </w:p>
    <w:p w:rsidR="00000000" w:rsidDel="00000000" w:rsidP="00000000" w:rsidRDefault="00000000" w:rsidRPr="00000000" w14:paraId="0000006D">
      <w:pPr>
        <w:pStyle w:val="Heading4"/>
        <w:widowControl w:val="0"/>
        <w:spacing w:after="200" w:before="0" w:lineRule="auto"/>
        <w:ind w:left="-270" w:right="0" w:firstLine="0"/>
        <w:rPr/>
      </w:pPr>
      <w:bookmarkStart w:colFirst="0" w:colLast="0" w:name="_heading=h.tyjcwt" w:id="9"/>
      <w:bookmarkEnd w:id="9"/>
      <w:r w:rsidDel="00000000" w:rsidR="00000000" w:rsidRPr="00000000">
        <w:rPr>
          <w:rFonts w:ascii="Times New Roman" w:cs="Times New Roman" w:eastAsia="Times New Roman" w:hAnsi="Times New Roman"/>
          <w:b w:val="0"/>
          <w:vertAlign w:val="baseline"/>
          <w:rtl w:val="0"/>
        </w:rPr>
        <w:t xml:space="preserve">4.1 System Investigation</w:t>
      </w:r>
      <w:r w:rsidDel="00000000" w:rsidR="00000000" w:rsidRPr="00000000">
        <w:rPr>
          <w:rtl w:val="0"/>
        </w:rPr>
      </w:r>
    </w:p>
    <w:p w:rsidR="00000000" w:rsidDel="00000000" w:rsidP="00000000" w:rsidRDefault="00000000" w:rsidRPr="00000000" w14:paraId="0000006E">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functionality that the Friendstagram application shall provide is recommending potential friends to users. The system comprises a frontend client providing an interactable user interface and a backend system to process incoming requests. The account, profile, and matched friends history information are stored in the backend system. The developed algorithm will match users as potential friends. When the system receives a find friends request, the algorithm will match users with common interests and profile characteristics as potential friends. Consequently, the system will feedback the potential friends back to the requesting user.</w:t>
      </w:r>
    </w:p>
    <w:p w:rsidR="00000000" w:rsidDel="00000000" w:rsidP="00000000" w:rsidRDefault="00000000" w:rsidRPr="00000000" w14:paraId="0000006F">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tl w:val="0"/>
        </w:rPr>
      </w:r>
    </w:p>
    <w:sdt>
      <w:sdtPr>
        <w:tag w:val="goog_rdk_2"/>
      </w:sdtPr>
      <w:sdtContent>
        <w:p w:rsidR="00000000" w:rsidDel="00000000" w:rsidP="00000000" w:rsidRDefault="00000000" w:rsidRPr="00000000" w14:paraId="00000070">
          <w:pPr>
            <w:widowControl w:val="0"/>
            <w:spacing w:after="200" w:before="0" w:line="360" w:lineRule="auto"/>
            <w:ind w:left="-270" w:right="0" w:firstLine="0"/>
            <w:jc w:val="both"/>
            <w:rPr>
              <w:del w:author="Zhan T" w:id="0" w:date="2022-02-14T16:48:14Z"/>
              <w:rFonts w:ascii="Times New Roman" w:cs="Times New Roman" w:eastAsia="Times New Roman" w:hAnsi="Times New Roman"/>
              <w:sz w:val="20"/>
              <w:szCs w:val="20"/>
            </w:rPr>
          </w:pPr>
          <w:sdt>
            <w:sdtPr>
              <w:tag w:val="goog_rdk_1"/>
            </w:sdtPr>
            <w:sdtContent>
              <w:del w:author="Zhan T" w:id="0" w:date="2022-02-14T16:48:14Z">
                <w:r w:rsidDel="00000000" w:rsidR="00000000" w:rsidRPr="00000000">
                  <w:rPr>
                    <w:rFonts w:ascii="Times New Roman" w:cs="Times New Roman" w:eastAsia="Times New Roman" w:hAnsi="Times New Roman"/>
                    <w:sz w:val="20"/>
                    <w:szCs w:val="20"/>
                    <w:rtl w:val="0"/>
                  </w:rPr>
                  <w:delText xml:space="preserve">The Friendstagram application allows users to register an account and create a personal profile. On the landing page, </w:delText>
                </w:r>
              </w:del>
            </w:sdtContent>
          </w:sdt>
        </w:p>
      </w:sdtContent>
    </w:sdt>
    <w:sdt>
      <w:sdtPr>
        <w:tag w:val="goog_rdk_4"/>
      </w:sdtPr>
      <w:sdtContent>
        <w:p w:rsidR="00000000" w:rsidDel="00000000" w:rsidP="00000000" w:rsidRDefault="00000000" w:rsidRPr="00000000" w14:paraId="00000071">
          <w:pPr>
            <w:widowControl w:val="0"/>
            <w:spacing w:after="200" w:before="0" w:line="360" w:lineRule="auto"/>
            <w:ind w:left="-270" w:right="0" w:firstLine="0"/>
            <w:jc w:val="both"/>
            <w:rPr>
              <w:del w:author="Zhan T" w:id="0" w:date="2022-02-14T16:48:14Z"/>
              <w:rFonts w:ascii="Times New Roman" w:cs="Times New Roman" w:eastAsia="Times New Roman" w:hAnsi="Times New Roman"/>
              <w:sz w:val="20"/>
              <w:szCs w:val="20"/>
            </w:rPr>
          </w:pPr>
          <w:sdt>
            <w:sdtPr>
              <w:tag w:val="goog_rdk_3"/>
            </w:sdtPr>
            <w:sdtContent>
              <w:del w:author="Zhan T" w:id="0" w:date="2022-02-14T16:48:14Z">
                <w:r w:rsidDel="00000000" w:rsidR="00000000" w:rsidRPr="00000000">
                  <w:rPr>
                    <w:rFonts w:ascii="Times New Roman" w:cs="Times New Roman" w:eastAsia="Times New Roman" w:hAnsi="Times New Roman"/>
                    <w:sz w:val="20"/>
                    <w:szCs w:val="20"/>
                    <w:rtl w:val="0"/>
                  </w:rPr>
                  <w:delText xml:space="preserve">A sign up navigation menu option will be displayed. The user can click on this navigation menu option which will redirect them to the sign up form. The user can enter his/her NTU email and password twice before clicking the “Sign Up” button where the system will authenticate if the NTU email already exists in the system. If it is, the system will display an error and prompt the user to log in instead. Otherwise, the system will create a new user record in the database. </w:delText>
                </w:r>
              </w:del>
            </w:sdtContent>
          </w:sdt>
        </w:p>
      </w:sdtContent>
    </w:sdt>
    <w:sdt>
      <w:sdtPr>
        <w:tag w:val="goog_rdk_6"/>
      </w:sdtPr>
      <w:sdtContent>
        <w:p w:rsidR="00000000" w:rsidDel="00000000" w:rsidP="00000000" w:rsidRDefault="00000000" w:rsidRPr="00000000" w14:paraId="00000072">
          <w:pPr>
            <w:widowControl w:val="0"/>
            <w:spacing w:after="200" w:before="0" w:line="360" w:lineRule="auto"/>
            <w:ind w:left="-270" w:right="0" w:firstLine="0"/>
            <w:jc w:val="both"/>
            <w:rPr>
              <w:del w:author="Zhan T" w:id="0" w:date="2022-02-14T16:48:14Z"/>
              <w:rFonts w:ascii="Times New Roman" w:cs="Times New Roman" w:eastAsia="Times New Roman" w:hAnsi="Times New Roman"/>
              <w:sz w:val="20"/>
              <w:szCs w:val="20"/>
            </w:rPr>
          </w:pPr>
          <w:sdt>
            <w:sdtPr>
              <w:tag w:val="goog_rdk_5"/>
            </w:sdtPr>
            <w:sdtContent>
              <w:del w:author="Zhan T" w:id="0" w:date="2022-02-14T16:48:14Z">
                <w:r w:rsidDel="00000000" w:rsidR="00000000" w:rsidRPr="00000000">
                  <w:rPr>
                    <w:rFonts w:ascii="Times New Roman" w:cs="Times New Roman" w:eastAsia="Times New Roman" w:hAnsi="Times New Roman"/>
                    <w:sz w:val="20"/>
                    <w:szCs w:val="20"/>
                    <w:rtl w:val="0"/>
                  </w:rPr>
                  <w:delText xml:space="preserve">After signing up, the user may start to craft his/her personal profile. The creation of a personal profile comes in the form of a step-by-step questionnaire. This questionnaire contains the following questions: user’s hall residence, interests and rate interests’ level.</w:delText>
                </w:r>
              </w:del>
            </w:sdtContent>
          </w:sdt>
        </w:p>
      </w:sdtContent>
    </w:sdt>
    <w:sdt>
      <w:sdtPr>
        <w:tag w:val="goog_rdk_8"/>
      </w:sdtPr>
      <w:sdtContent>
        <w:p w:rsidR="00000000" w:rsidDel="00000000" w:rsidP="00000000" w:rsidRDefault="00000000" w:rsidRPr="00000000" w14:paraId="00000073">
          <w:pPr>
            <w:widowControl w:val="0"/>
            <w:spacing w:after="200" w:before="0" w:line="360" w:lineRule="auto"/>
            <w:ind w:left="-270" w:right="0" w:firstLine="0"/>
            <w:jc w:val="both"/>
            <w:rPr>
              <w:del w:author="Zhan T" w:id="0" w:date="2022-02-14T16:48:14Z"/>
              <w:rFonts w:ascii="Times New Roman" w:cs="Times New Roman" w:eastAsia="Times New Roman" w:hAnsi="Times New Roman"/>
              <w:sz w:val="20"/>
              <w:szCs w:val="20"/>
            </w:rPr>
          </w:pPr>
          <w:sdt>
            <w:sdtPr>
              <w:tag w:val="goog_rdk_7"/>
            </w:sdtPr>
            <w:sdtContent>
              <w:del w:author="Zhan T" w:id="0" w:date="2022-02-14T16:48:14Z">
                <w:r w:rsidDel="00000000" w:rsidR="00000000" w:rsidRPr="00000000">
                  <w:rPr>
                    <w:rFonts w:ascii="Times New Roman" w:cs="Times New Roman" w:eastAsia="Times New Roman" w:hAnsi="Times New Roman"/>
                    <w:sz w:val="20"/>
                    <w:szCs w:val="20"/>
                    <w:rtl w:val="0"/>
                  </w:rPr>
                  <w:delText xml:space="preserve">A similar login navigation menu option will also be displayed on the landing page. The user can click on this navigation menu option which will redirect them to the login form. The user can enter his/her NTU email and password before clicking the “Login” button where the system will authenticate if the credentials entered exist in the system.</w:delText>
                </w:r>
              </w:del>
            </w:sdtContent>
          </w:sdt>
        </w:p>
      </w:sdtContent>
    </w:sdt>
    <w:p w:rsidR="00000000" w:rsidDel="00000000" w:rsidP="00000000" w:rsidRDefault="00000000" w:rsidRPr="00000000" w14:paraId="00000074">
      <w:pPr>
        <w:widowControl w:val="0"/>
        <w:spacing w:after="200" w:before="0" w:line="360" w:lineRule="auto"/>
        <w:ind w:left="-270" w:right="0" w:firstLine="0"/>
        <w:jc w:val="both"/>
        <w:rPr>
          <w:rFonts w:ascii="Times New Roman" w:cs="Times New Roman" w:eastAsia="Times New Roman" w:hAnsi="Times New Roman"/>
          <w:sz w:val="20"/>
          <w:szCs w:val="20"/>
        </w:rPr>
      </w:pPr>
      <w:sdt>
        <w:sdtPr>
          <w:tag w:val="goog_rdk_9"/>
        </w:sdtPr>
        <w:sdtContent>
          <w:del w:author="Zhan T" w:id="0" w:date="2022-02-14T16:48:14Z">
            <w:r w:rsidDel="00000000" w:rsidR="00000000" w:rsidRPr="00000000">
              <w:rPr>
                <w:rFonts w:ascii="Times New Roman" w:cs="Times New Roman" w:eastAsia="Times New Roman" w:hAnsi="Times New Roman"/>
                <w:sz w:val="20"/>
                <w:szCs w:val="20"/>
                <w:rtl w:val="0"/>
              </w:rPr>
              <w:delText xml:space="preserve">After logging in, the user may click on “Find Friends” in the landing page and based on the user’s profile information, the system will look for other users with similar interests and profile characteristics and display such users as recommended friends to the user. The user may then visit the recommended friends’ profiles to view how to contact them.</w:delText>
            </w:r>
          </w:del>
        </w:sdtContent>
      </w:sdt>
      <w:r w:rsidDel="00000000" w:rsidR="00000000" w:rsidRPr="00000000">
        <w:rPr>
          <w:rtl w:val="0"/>
        </w:rPr>
      </w:r>
    </w:p>
    <w:p w:rsidR="00000000" w:rsidDel="00000000" w:rsidP="00000000" w:rsidRDefault="00000000" w:rsidRPr="00000000" w14:paraId="00000075">
      <w:pPr>
        <w:widowControl w:val="0"/>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Mr. Boba application allows each user to have their own personal profile. On the landing page, a ‘Login/Sign up tab will be displayed. The user can click on this tab and a modal will show to prompt the user to login, sign up, or continue as guest. The user can enter their email and password details before clicking on the ‘Sign In’ button, where the system will then authenticate the user information through the Django database. Alternatively, if the ‘Sign up’ button is pressed, the user will be redirected to the Sign Up page. The user will be prompted to enter their email address once, desired username once and their password twice. Once completed, the user can click on the ‘Sign up’ button to complete the registration process with the system inserting the newly registered user into the Django database.</w:t>
      </w:r>
    </w:p>
    <w:p w:rsidR="00000000" w:rsidDel="00000000" w:rsidP="00000000" w:rsidRDefault="00000000" w:rsidRPr="00000000" w14:paraId="00000076">
      <w:pPr>
        <w:widowControl w:val="0"/>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application also allows users to receive bubble tea recommendations through the use of the recommendation algorithm. The ‘Recommend’ button found on the landing page will bring up a series of questions when pressed. The user selects the answer to each question until all questions have been answered, where a single bubble tea result will then be recommended, along with the names of the brands that carry the bubble tea drink. Another two buttons, ‘Accept Drink’ and ‘Recommend me another drink’, will be shown. If the former is pressed, the system saves the recommended drink in the ‘History’ page of the user’s account. If the latter is pressed, the next bubble tea result according to the algorithm will be displayed, along with the names of the brands that carry the bubble tea drink and the two aforementioned buttons will be displayed again. The maximum number of times the user is given a recommendation is five. On the fifth time, the ‘Recommend another drink’ button will cycle back to the first drink recommendation.  If the user is not logged in, pressing the ‘Accept Drink’ button will result in an alert appearing saying ‘Please login first.’ The alert will display an ‘OK’ button. The user can click on the ‘OK’ button to dismiss the alert. If the user is logged in,  pressing the ‘Accept Drink’ button will result in the drink being added to the user’s recommendation history, and can be found in their profile. The two buttons displayed originally will then be replaced with a single greyed out button ‘Drink added to profile!’.</w:t>
      </w:r>
    </w:p>
    <w:p w:rsidR="00000000" w:rsidDel="00000000" w:rsidP="00000000" w:rsidRDefault="00000000" w:rsidRPr="00000000" w14:paraId="00000077">
      <w:pPr>
        <w:widowControl w:val="0"/>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Users will also be able to post their reviews of recommended drinks. Users will be able to do so by clicking on the ‘Profile’ tab to view their history of recommended drinks, under the ‘Drink History’ section. The user will then be prompted to add their review which consists of selection of the brand of the drink, a recommended topping, a rating that scales from one to five stars, as well as a text-based description. Once finished, the user can complete the process by pressing the ‘Submit’ button. </w:t>
      </w:r>
    </w:p>
    <w:p w:rsidR="00000000" w:rsidDel="00000000" w:rsidP="00000000" w:rsidRDefault="00000000" w:rsidRPr="00000000" w14:paraId="00000078">
      <w:pPr>
        <w:widowControl w:val="0"/>
        <w:spacing w:after="200" w:before="0" w:line="360" w:lineRule="auto"/>
        <w:ind w:left="-270" w:right="0" w:firstLine="0"/>
        <w:jc w:val="both"/>
        <w:rPr>
          <w:rFonts w:ascii="Times New Roman" w:cs="Times New Roman" w:eastAsia="Times New Roman" w:hAnsi="Times New Roman"/>
          <w:strike w:val="1"/>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Users need to be able to see what drinks are popular and rated highly by other customers. Thus, the web application provides a platform for bubble tea enthusiasts to view popular and recommended drinks from other like-minded enthusiasts. Users can click on the ‘Browse’ tab where a search bar is displayed on the top of the page, followed by a list of the drinks stored in our database. The user can filter drinks by entering a search query in the search bar to get drinks with names that contain the search query. The user can also filter drinks by brands by selecting the brand filter buttons, which will only show drinks of selected brands. Information about the respective drinks will be shown in a modal upon clicking on the drink, such as the rating, recommended topping and user review.</w:t>
      </w:r>
      <w:r w:rsidDel="00000000" w:rsidR="00000000" w:rsidRPr="00000000">
        <w:rPr>
          <w:rtl w:val="0"/>
        </w:rPr>
      </w:r>
    </w:p>
    <w:p w:rsidR="00000000" w:rsidDel="00000000" w:rsidP="00000000" w:rsidRDefault="00000000" w:rsidRPr="00000000" w14:paraId="00000079">
      <w:pPr>
        <w:pStyle w:val="Heading4"/>
        <w:widowControl w:val="0"/>
        <w:spacing w:after="200" w:before="0" w:lineRule="auto"/>
        <w:ind w:left="-270" w:firstLine="0"/>
        <w:jc w:val="both"/>
        <w:rPr>
          <w:rFonts w:ascii="Times New Roman" w:cs="Times New Roman" w:eastAsia="Times New Roman" w:hAnsi="Times New Roman"/>
          <w:b w:val="0"/>
        </w:rPr>
      </w:pPr>
      <w:bookmarkStart w:colFirst="0" w:colLast="0" w:name="_heading=h.fvmgoql7t06g" w:id="10"/>
      <w:bookmarkEnd w:id="10"/>
      <w:r w:rsidDel="00000000" w:rsidR="00000000" w:rsidRPr="00000000">
        <w:rPr>
          <w:rFonts w:ascii="Times New Roman" w:cs="Times New Roman" w:eastAsia="Times New Roman" w:hAnsi="Times New Roman"/>
          <w:b w:val="0"/>
          <w:vertAlign w:val="baseline"/>
          <w:rtl w:val="0"/>
        </w:rPr>
        <w:t xml:space="preserve">4.2 Analysis Methodology </w:t>
      </w:r>
      <w:r w:rsidDel="00000000" w:rsidR="00000000" w:rsidRPr="00000000">
        <w:rPr>
          <w:rtl w:val="0"/>
        </w:rPr>
      </w:r>
    </w:p>
    <w:p w:rsidR="00000000" w:rsidDel="00000000" w:rsidP="00000000" w:rsidRDefault="00000000" w:rsidRPr="00000000" w14:paraId="0000007A">
      <w:pPr>
        <w:pStyle w:val="Heading5"/>
        <w:widowControl w:val="0"/>
        <w:spacing w:after="200" w:before="0" w:lineRule="auto"/>
        <w:ind w:left="-270" w:firstLine="0"/>
        <w:jc w:val="both"/>
        <w:rPr>
          <w:vertAlign w:val="baseline"/>
        </w:rPr>
      </w:pPr>
      <w:bookmarkStart w:colFirst="0" w:colLast="0" w:name="_heading=h.dhtfun16t4uj" w:id="11"/>
      <w:bookmarkEnd w:id="11"/>
      <w:r w:rsidDel="00000000" w:rsidR="00000000" w:rsidRPr="00000000">
        <w:rPr>
          <w:rFonts w:ascii="Times New Roman" w:cs="Times New Roman" w:eastAsia="Times New Roman" w:hAnsi="Times New Roman"/>
          <w:b w:val="0"/>
          <w:vertAlign w:val="baseline"/>
          <w:rtl w:val="0"/>
        </w:rPr>
        <w:t xml:space="preserve">4.2.1 Feasibility study and requirements elicitation</w:t>
      </w:r>
      <w:r w:rsidDel="00000000" w:rsidR="00000000" w:rsidRPr="00000000">
        <w:rPr>
          <w:rtl w:val="0"/>
        </w:rPr>
      </w:r>
    </w:p>
    <w:p w:rsidR="00000000" w:rsidDel="00000000" w:rsidP="00000000" w:rsidRDefault="00000000" w:rsidRPr="00000000" w14:paraId="0000007B">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will consist of members who are proficient in web application development, quality assurance and project management. Prior to embarking on the design and development of the system, the project team will elicit the requirements by conducting interviews and surveys with existing NTU students to understand their pain points and frustrations better. The necessary system functionalities to address the pain points will then be defined. Subsequently, to ensure the feasibility of the system, the project team will further seek feedback from our target users, NTU students, on whether the functionalities would address their frustrations.</w:t>
      </w:r>
    </w:p>
    <w:p w:rsidR="00000000" w:rsidDel="00000000" w:rsidP="00000000" w:rsidRDefault="00000000" w:rsidRPr="00000000" w14:paraId="0000007C">
      <w:pPr>
        <w:widowControl w:val="0"/>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 ensure the success of the project, a Risk Assessment study will also be conducted to identify, analyze and draft appropriate responses to each corresponding risk. Both positive and negative risks will be studied. The Assessment will be available in a separate document, </w:t>
      </w:r>
      <w:r w:rsidDel="00000000" w:rsidR="00000000" w:rsidRPr="00000000">
        <w:rPr>
          <w:rFonts w:ascii="Times New Roman" w:cs="Times New Roman" w:eastAsia="Times New Roman" w:hAnsi="Times New Roman"/>
          <w:i w:val="1"/>
          <w:rtl w:val="0"/>
        </w:rPr>
        <w:t xml:space="preserve">Risk Assessment study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D">
      <w:pPr>
        <w:widowControl w:val="0"/>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development team will consist of individuals who are well versed in web application development. Prior to the development process, research will be done on the current bubble tea trends such as which are the popular stores and well-liked flavors. This is to ensure the web application is up to date, allowing relevant bubble tea information to be stored in the database. This also ensures that drink flavors well-liked by the public will be included into the application recommendations. Data collection such as surveys will be done to study preferences of bubble tea enthusiasts. For example, we can find out the correlation between taste preferences (e.g. sweet) and drink flavors (e.g. Brown Sugar Milk Tea). This allows us to craft out the right questions to include in the questionnaire to strengthen our algorithm.</w:t>
      </w:r>
    </w:p>
    <w:p w:rsidR="00000000" w:rsidDel="00000000" w:rsidP="00000000" w:rsidRDefault="00000000" w:rsidRPr="00000000" w14:paraId="0000007E">
      <w:pPr>
        <w:widowControl w:val="0"/>
        <w:spacing w:after="200" w:before="0" w:line="360" w:lineRule="auto"/>
        <w:ind w:left="-27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0"/>
          <w:szCs w:val="20"/>
          <w:highlight w:val="yellow"/>
          <w:rtl w:val="0"/>
        </w:rPr>
        <w:t xml:space="preserve">Examining the risk to any project before embarking on it is crucial to determine the feasibility of the project. Hence, we decided to conduct a risk assessment at the start of the project to identify, analyse and respond to risk throughout the life of a project. This helps us to meet the best interest of our project objectives. Both positive and negative risks will be evaluated to identify the potential loopholes in our project and to maximise the opportunities with the manpower available. Some techniques that we used to identify the risks include brainstorming and interviewing people with similar project experience. From our discussion, we identified five main risks: inaccurate estimations in planning, poor code quality, lack of end-user engagement, internal and external miscommunication, stakeholder expectations. The top ten risk item tracking is done to identify risks and periodically review the risk items throughout the lifetime of the project. This can be shown in Table 1 below.</w:t>
      </w:r>
      <w:r w:rsidDel="00000000" w:rsidR="00000000" w:rsidRPr="00000000">
        <w:rPr>
          <w:rtl w:val="0"/>
        </w:rPr>
      </w:r>
    </w:p>
    <w:tbl>
      <w:tblPr>
        <w:tblStyle w:val="Table1"/>
        <w:tblW w:w="961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025"/>
        <w:gridCol w:w="1025"/>
        <w:gridCol w:w="1025"/>
        <w:gridCol w:w="4755"/>
        <w:tblGridChange w:id="0">
          <w:tblGrid>
            <w:gridCol w:w="1785"/>
            <w:gridCol w:w="1025"/>
            <w:gridCol w:w="1025"/>
            <w:gridCol w:w="1025"/>
            <w:gridCol w:w="47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yellow"/>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highlight w:val="yellow"/>
              </w:rPr>
            </w:pPr>
            <w:r w:rsidDel="00000000" w:rsidR="00000000" w:rsidRPr="00000000">
              <w:rPr>
                <w:rFonts w:ascii="Times New Roman" w:cs="Times New Roman" w:eastAsia="Times New Roman" w:hAnsi="Times New Roman"/>
                <w:b w:val="1"/>
                <w:highlight w:val="yellow"/>
                <w:rtl w:val="0"/>
              </w:rPr>
              <w:t xml:space="preserve">Monthly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Risk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This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Last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 of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Risk Resolution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Inaccurate estimations in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Change the project plan as we go along in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Poor code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Conduct regular code reviews; Knowledge of coding standards and guides; Product Manager to monitor quality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Lack of end-user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Conduct user testing and surveys; Perform beta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Internal miscommunication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Weekly meetings to update team members on progress and 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Miscommunication with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Weekly meetings to keep stakeholders up-to-date on progress; Not over-promise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Lack of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Set clear responsibilities for each stakeholder; Ensure all deliverables are well-documented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Lack of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Undergo trainings; Perform thorough research before starting</w:t>
            </w:r>
          </w:p>
        </w:tc>
      </w:tr>
    </w:tbl>
    <w:p w:rsidR="00000000" w:rsidDel="00000000" w:rsidP="00000000" w:rsidRDefault="00000000" w:rsidRPr="00000000" w14:paraId="000000AC">
      <w:pPr>
        <w:widowControl w:val="0"/>
        <w:spacing w:after="200" w:before="0" w:line="360" w:lineRule="auto"/>
        <w:ind w:left="-270" w:right="0" w:firstLine="0"/>
        <w:jc w:val="center"/>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Table 1. Top ten risk item tracking based on </w:t>
      </w:r>
      <w:r w:rsidDel="00000000" w:rsidR="00000000" w:rsidRPr="00000000">
        <w:rPr>
          <w:rFonts w:ascii="Times New Roman" w:cs="Times New Roman" w:eastAsia="Times New Roman" w:hAnsi="Times New Roman"/>
          <w:i w:val="1"/>
          <w:sz w:val="20"/>
          <w:szCs w:val="20"/>
          <w:highlight w:val="yellow"/>
          <w:rtl w:val="0"/>
        </w:rPr>
        <w:t xml:space="preserve">current progress</w:t>
      </w:r>
      <w:r w:rsidDel="00000000" w:rsidR="00000000" w:rsidRPr="00000000">
        <w:rPr>
          <w:rtl w:val="0"/>
        </w:rPr>
      </w:r>
    </w:p>
    <w:p w:rsidR="00000000" w:rsidDel="00000000" w:rsidP="00000000" w:rsidRDefault="00000000" w:rsidRPr="00000000" w14:paraId="000000AD">
      <w:pPr>
        <w:widowControl w:val="0"/>
        <w:spacing w:after="200" w:before="0" w:line="360" w:lineRule="auto"/>
        <w:ind w:left="-27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0"/>
          <w:szCs w:val="20"/>
          <w:highlight w:val="yellow"/>
          <w:rtl w:val="0"/>
        </w:rPr>
        <w:t xml:space="preserve">When the prototype is released, we will prompt users to give feedback on the web application. The development team will then make the necessary changes and upgrades. A Feasibility and Risk Assessment study will also be conducted again to determine what are the areas of improvements and what are the necessary upgrades that are needed to be carried out to benefit the application. In addition, the feedback will also aim to find out if the recommended drink is one that the consumers will accept. This allows us to determine the overall effectiveness of the algorithm. This process can be repeated until we achieve a high rate of successful recommendations.</w:t>
      </w:r>
      <w:r w:rsidDel="00000000" w:rsidR="00000000" w:rsidRPr="00000000">
        <w:rPr>
          <w:rtl w:val="0"/>
        </w:rPr>
      </w:r>
    </w:p>
    <w:p w:rsidR="00000000" w:rsidDel="00000000" w:rsidP="00000000" w:rsidRDefault="00000000" w:rsidRPr="00000000" w14:paraId="000000AE">
      <w:pPr>
        <w:pStyle w:val="Heading5"/>
        <w:widowControl w:val="0"/>
        <w:spacing w:after="200" w:before="0" w:line="360" w:lineRule="auto"/>
        <w:ind w:left="-270" w:firstLine="0"/>
        <w:jc w:val="both"/>
        <w:rPr>
          <w:rFonts w:ascii="Times New Roman" w:cs="Times New Roman" w:eastAsia="Times New Roman" w:hAnsi="Times New Roman"/>
          <w:b w:val="0"/>
          <w:vertAlign w:val="baseline"/>
        </w:rPr>
      </w:pPr>
      <w:bookmarkStart w:colFirst="0" w:colLast="0" w:name="_heading=h.7htqi9ecao1z" w:id="12"/>
      <w:bookmarkEnd w:id="12"/>
      <w:r w:rsidDel="00000000" w:rsidR="00000000" w:rsidRPr="00000000">
        <w:rPr>
          <w:rFonts w:ascii="Times New Roman" w:cs="Times New Roman" w:eastAsia="Times New Roman" w:hAnsi="Times New Roman"/>
          <w:b w:val="0"/>
          <w:vertAlign w:val="baseline"/>
          <w:rtl w:val="0"/>
        </w:rPr>
        <w:t xml:space="preserve">4.2.2 System analysis and requirements specification </w:t>
      </w:r>
    </w:p>
    <w:p w:rsidR="00000000" w:rsidDel="00000000" w:rsidP="00000000" w:rsidRDefault="00000000" w:rsidRPr="00000000" w14:paraId="000000AF">
      <w:pPr>
        <w:pStyle w:val="Heading6"/>
        <w:widowControl w:val="0"/>
        <w:spacing w:after="200" w:before="0" w:lineRule="auto"/>
        <w:ind w:left="-270" w:firstLine="0"/>
        <w:jc w:val="both"/>
        <w:rPr>
          <w:rFonts w:ascii="Times New Roman" w:cs="Times New Roman" w:eastAsia="Times New Roman" w:hAnsi="Times New Roman"/>
        </w:rPr>
      </w:pPr>
      <w:bookmarkStart w:colFirst="0" w:colLast="0" w:name="_heading=h.1t3h5sf" w:id="13"/>
      <w:bookmarkEnd w:id="13"/>
      <w:r w:rsidDel="00000000" w:rsidR="00000000" w:rsidRPr="00000000">
        <w:rPr>
          <w:rFonts w:ascii="Times New Roman" w:cs="Times New Roman" w:eastAsia="Times New Roman" w:hAnsi="Times New Roman"/>
          <w:b w:val="0"/>
          <w:vertAlign w:val="baseline"/>
          <w:rtl w:val="0"/>
        </w:rPr>
        <w:t xml:space="preserve">4.2.2.1 Perform an analysis of the problem using </w:t>
      </w:r>
      <w:r w:rsidDel="00000000" w:rsidR="00000000" w:rsidRPr="00000000">
        <w:rPr>
          <w:rFonts w:ascii="Times New Roman" w:cs="Times New Roman" w:eastAsia="Times New Roman" w:hAnsi="Times New Roman"/>
          <w:b w:val="0"/>
          <w:rtl w:val="0"/>
        </w:rPr>
        <w:t xml:space="preserve">object-oriented techniques</w:t>
      </w:r>
      <w:r w:rsidDel="00000000" w:rsidR="00000000" w:rsidRPr="00000000">
        <w:rPr>
          <w:rFonts w:ascii="Times New Roman" w:cs="Times New Roman" w:eastAsia="Times New Roman" w:hAnsi="Times New Roman"/>
          <w:vertAlign w:val="baseline"/>
          <w:rtl w:val="0"/>
        </w:rPr>
        <w:t xml:space="preserve"> </w:t>
        <w:tab/>
        <w:tab/>
        <w:tab/>
      </w:r>
      <w:r w:rsidDel="00000000" w:rsidR="00000000" w:rsidRPr="00000000">
        <w:rPr>
          <w:rtl w:val="0"/>
        </w:rPr>
      </w:r>
    </w:p>
    <w:p w:rsidR="00000000" w:rsidDel="00000000" w:rsidP="00000000" w:rsidRDefault="00000000" w:rsidRPr="00000000" w14:paraId="000000B0">
      <w:pPr>
        <w:widowControl w:val="0"/>
        <w:spacing w:after="200" w:before="0" w:lineRule="auto"/>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will be analyzed and developed using an Object-Oriented Methodology. We will then use Unified Modeling Language to model the applications’ features, use cases, structure and behaviors. We will be using this System Requirement Specification as a form of documentation for the project. The important features of the recommendation platform include:</w:t>
      </w:r>
    </w:p>
    <w:p w:rsidR="00000000" w:rsidDel="00000000" w:rsidP="00000000" w:rsidRDefault="00000000" w:rsidRPr="00000000" w14:paraId="000000B1">
      <w:pPr>
        <w:widowControl w:val="0"/>
        <w:numPr>
          <w:ilvl w:val="0"/>
          <w:numId w:val="2"/>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recommend relevant people based on users’ preferences</w:t>
      </w:r>
    </w:p>
    <w:p w:rsidR="00000000" w:rsidDel="00000000" w:rsidP="00000000" w:rsidRDefault="00000000" w:rsidRPr="00000000" w14:paraId="000000B2">
      <w:pPr>
        <w:widowControl w:val="0"/>
        <w:numPr>
          <w:ilvl w:val="0"/>
          <w:numId w:val="2"/>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review and browse through the recommended profiles</w:t>
      </w:r>
    </w:p>
    <w:p w:rsidR="00000000" w:rsidDel="00000000" w:rsidP="00000000" w:rsidRDefault="00000000" w:rsidRPr="00000000" w14:paraId="000000B3">
      <w:pPr>
        <w:widowControl w:val="0"/>
        <w:numPr>
          <w:ilvl w:val="0"/>
          <w:numId w:val="2"/>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show users the past recommendations </w:t>
      </w:r>
    </w:p>
    <w:p w:rsidR="00000000" w:rsidDel="00000000" w:rsidP="00000000" w:rsidRDefault="00000000" w:rsidRPr="00000000" w14:paraId="000000B4">
      <w:pPr>
        <w:widowControl w:val="0"/>
        <w:numPr>
          <w:ilvl w:val="0"/>
          <w:numId w:val="2"/>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edit their profile and preferences</w:t>
      </w:r>
    </w:p>
    <w:p w:rsidR="00000000" w:rsidDel="00000000" w:rsidP="00000000" w:rsidRDefault="00000000" w:rsidRPr="00000000" w14:paraId="000000B5">
      <w:pPr>
        <w:pStyle w:val="Heading6"/>
        <w:widowControl w:val="0"/>
        <w:spacing w:after="200" w:before="0" w:lineRule="auto"/>
        <w:ind w:left="-270" w:firstLine="0"/>
        <w:jc w:val="both"/>
        <w:rPr>
          <w:rFonts w:ascii="Times New Roman" w:cs="Times New Roman" w:eastAsia="Times New Roman" w:hAnsi="Times New Roman"/>
          <w:b w:val="0"/>
          <w:vertAlign w:val="baseline"/>
        </w:rPr>
      </w:pPr>
      <w:bookmarkStart w:colFirst="0" w:colLast="0" w:name="_heading=h.4d34og8" w:id="14"/>
      <w:bookmarkEnd w:id="14"/>
      <w:r w:rsidDel="00000000" w:rsidR="00000000" w:rsidRPr="00000000">
        <w:rPr>
          <w:rFonts w:ascii="Times New Roman" w:cs="Times New Roman" w:eastAsia="Times New Roman" w:hAnsi="Times New Roman"/>
          <w:b w:val="0"/>
          <w:vertAlign w:val="baseline"/>
          <w:rtl w:val="0"/>
        </w:rPr>
        <w:t xml:space="preserve">4.2.2.2 Scope and Limitations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methods include business analysis, requirements analysis, data analysis, process analysis and application architecture.</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Analysis </w:t>
      </w:r>
    </w:p>
    <w:p w:rsidR="00000000" w:rsidDel="00000000" w:rsidP="00000000" w:rsidRDefault="00000000" w:rsidRPr="00000000" w14:paraId="000000BA">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 with business analysts can provide advice on how to negotiate and communicate with  sponsors. There will also be discussion on the budget estimates, business plans and procedures, and project duration estimates. </w:t>
      </w:r>
    </w:p>
    <w:p w:rsidR="00000000" w:rsidDel="00000000" w:rsidP="00000000" w:rsidRDefault="00000000" w:rsidRPr="00000000" w14:paraId="000000BB">
      <w:pPr>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w:t>
      </w:r>
    </w:p>
    <w:p w:rsidR="00000000" w:rsidDel="00000000" w:rsidP="00000000" w:rsidRDefault="00000000" w:rsidRPr="00000000" w14:paraId="000000BD">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frequently contact system users to determine specific functional expectations,  resolve conflict resolution and  remove ambiguity in requirements as needed by different users and user groups. Documentation for all aspects of the project development process from start to finish is included. Also, we will avoid feature creep by setting expectations right at the start with the stakeholders. Apart from that, our end product needs to meet the needs of end-users. End-users' needs should not be adapted to fit the end product.</w:t>
      </w:r>
    </w:p>
    <w:p w:rsidR="00000000" w:rsidDel="00000000" w:rsidP="00000000" w:rsidRDefault="00000000" w:rsidRPr="00000000" w14:paraId="000000BE">
      <w:pPr>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C0">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recommendation, the data analysis team collects survey results generated by users. We then examine the data, cleans it up, transforms it, models it, draws relevant and useful information, and draws appropriate conclusions. </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Analysis</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Control performs process analysis to ensure that traditional errors are avoided. Typical mistakes like this include lack of upstream activity and quality assurance, inadequate control, premature or  frequent convergence, omission of tasks required for estimation, planning to catch up later,  inefficient/incomplete code, overly optimistic schedule, poor risk management, contractor failure, poor planning, plan cancellation under pressure,  time due to ambiguous front end and improper design. The team also enables the development team to follow the quality plan and  proceed according to the plan without complexity or setbacks. </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architecture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model the application architecture based on the different application features using UML. For our front-end, React and Redux framework will be used as they are component-based, efficient and have a smooth learning curve. For our back-end, Django will be used as it is simple, flexible, reliable and scalable. Analysis of the subsystem in the UML will be done each at a time to ensure that the implementation of the functionality is correct. After thorough analysis, each subsystem will be combined and integrated together to form a complete web application.</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spacing w:after="200" w:before="0" w:line="360" w:lineRule="auto"/>
        <w:ind w:right="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9">
      <w:pPr>
        <w:pStyle w:val="Heading5"/>
        <w:widowControl w:val="0"/>
        <w:spacing w:after="200" w:before="0" w:lineRule="auto"/>
        <w:ind w:left="-270" w:right="0" w:firstLine="0"/>
        <w:rPr/>
      </w:pPr>
      <w:bookmarkStart w:colFirst="0" w:colLast="0" w:name="_heading=h.97b7ir12pnyc" w:id="15"/>
      <w:bookmarkEnd w:id="15"/>
      <w:r w:rsidDel="00000000" w:rsidR="00000000" w:rsidRPr="00000000">
        <w:rPr>
          <w:rFonts w:ascii="Times New Roman" w:cs="Times New Roman" w:eastAsia="Times New Roman" w:hAnsi="Times New Roman"/>
          <w:b w:val="0"/>
          <w:vertAlign w:val="baseline"/>
          <w:rtl w:val="0"/>
        </w:rPr>
        <w:t xml:space="preserve">4.2.3 </w:t>
      </w:r>
      <w:r w:rsidDel="00000000" w:rsidR="00000000" w:rsidRPr="00000000">
        <w:rPr>
          <w:rFonts w:ascii="Times New Roman" w:cs="Times New Roman" w:eastAsia="Times New Roman" w:hAnsi="Times New Roman"/>
          <w:b w:val="0"/>
          <w:rtl w:val="0"/>
        </w:rPr>
        <w:t xml:space="preserve">Object-oriented</w:t>
      </w:r>
      <w:r w:rsidDel="00000000" w:rsidR="00000000" w:rsidRPr="00000000">
        <w:rPr>
          <w:rFonts w:ascii="Times New Roman" w:cs="Times New Roman" w:eastAsia="Times New Roman" w:hAnsi="Times New Roman"/>
          <w:b w:val="0"/>
          <w:vertAlign w:val="baseline"/>
          <w:rtl w:val="0"/>
        </w:rPr>
        <w:t xml:space="preserve"> design using UML</w:t>
      </w:r>
      <w:r w:rsidDel="00000000" w:rsidR="00000000" w:rsidRPr="00000000">
        <w:rPr>
          <w:rFonts w:ascii="Times New Roman" w:cs="Times New Roman" w:eastAsia="Times New Roman" w:hAnsi="Times New Roman"/>
          <w:sz w:val="28.079999923706055"/>
          <w:szCs w:val="28.079999923706055"/>
          <w:vertAlign w:val="baseline"/>
          <w:rtl w:val="0"/>
        </w:rPr>
        <w:t xml:space="preserve"> </w:t>
      </w:r>
      <w:r w:rsidDel="00000000" w:rsidR="00000000" w:rsidRPr="00000000">
        <w:rPr>
          <w:rtl w:val="0"/>
        </w:rPr>
      </w:r>
    </w:p>
    <w:p w:rsidR="00000000" w:rsidDel="00000000" w:rsidP="00000000" w:rsidRDefault="00000000" w:rsidRPr="00000000" w14:paraId="000000CA">
      <w:pPr>
        <w:widowControl w:val="0"/>
        <w:spacing w:after="200" w:before="0" w:line="276"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To provide the graphical representation and documentation of the application design and behaviors, a UML will be used to model the detailed object-oriented design. In Friendstagram, the main functionality is to recommend new potential friends to Nanyang Technological University students who are looking to find like-minded friends. The end-user will be given a questionnaire to fill in their name, hall accommodations, interests and contact information. After that, the information collected will be processed by the </w:t>
      </w:r>
      <w:r w:rsidDel="00000000" w:rsidR="00000000" w:rsidRPr="00000000">
        <w:rPr>
          <w:rFonts w:ascii="Times New Roman" w:cs="Times New Roman" w:eastAsia="Times New Roman" w:hAnsi="Times New Roman"/>
          <w:rtl w:val="0"/>
        </w:rPr>
        <w:t xml:space="preserve">Django back-end</w:t>
      </w:r>
      <w:r w:rsidDel="00000000" w:rsidR="00000000" w:rsidRPr="00000000">
        <w:rPr>
          <w:rFonts w:ascii="Times New Roman" w:cs="Times New Roman" w:eastAsia="Times New Roman" w:hAnsi="Times New Roman"/>
          <w:rtl w:val="0"/>
        </w:rPr>
        <w:t xml:space="preserve"> system. When users click on ‘Find Friends’, the system will send a HTTP request and the user’s information to the server. Once the server gets the request, it will run the recommendation algorithm and generate a list of new potential recommended friends. Apart from that, the Django Authentication System will be implemented to allow end-users to register for an account and login which is needed in order to use the ‘Find Friends’ functionality. After using the ‘Find Friends’ functionality, end-users will also be able to see their history of matched friends.</w:t>
      </w:r>
      <w:r w:rsidDel="00000000" w:rsidR="00000000" w:rsidRPr="00000000">
        <w:rPr>
          <w:rtl w:val="0"/>
        </w:rPr>
      </w:r>
    </w:p>
    <w:p w:rsidR="00000000" w:rsidDel="00000000" w:rsidP="00000000" w:rsidRDefault="00000000" w:rsidRPr="00000000" w14:paraId="000000CB">
      <w:pPr>
        <w:widowControl w:val="0"/>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Unified Modeling Language (UML) is used to model Object-Oriented design by providing graphical representation of the application structure and behaviour. The core function of Mr. Boba is to provide a recommendation to users who cannot decide on a bubble tea to drink. The user will have to fill in a questionnaire to state their current preferences and click ‘Recommend me a drink’. Then, the system will send a HTTP request to the server along with the user’s preferences. The server will then run the recommendation algorithm and output a list of recommended bubble teas. In addition, users are given a choice to register and login which is implemented by Django’s Authentication System. Subsequently, they are allowed to search for a specific bubble tea or view their own recommendation history. </w:t>
      </w:r>
    </w:p>
    <w:p w:rsidR="00000000" w:rsidDel="00000000" w:rsidP="00000000" w:rsidRDefault="00000000" w:rsidRPr="00000000" w14:paraId="000000CC">
      <w:pPr>
        <w:widowControl w:val="0"/>
        <w:spacing w:after="200" w:before="0" w:line="360" w:lineRule="auto"/>
        <w:ind w:left="-270" w:right="0" w:firstLine="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4.2.3.1 Use Case Diagram</w:t>
      </w:r>
    </w:p>
    <w:p w:rsidR="00000000" w:rsidDel="00000000" w:rsidP="00000000" w:rsidRDefault="00000000" w:rsidRPr="00000000" w14:paraId="000000CD">
      <w:pPr>
        <w:tabs>
          <w:tab w:val="right" w:pos="10022"/>
        </w:tabs>
        <w:spacing w:line="259" w:lineRule="auto"/>
        <w:rPr/>
      </w:pPr>
      <w:r w:rsidDel="00000000" w:rsidR="00000000" w:rsidRPr="00000000">
        <w:rPr/>
        <w:drawing>
          <wp:inline distB="114300" distT="114300" distL="114300" distR="114300">
            <wp:extent cx="5577982" cy="4595813"/>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77982"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after="200" w:lineRule="auto"/>
        <w:ind w:left="-27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1. Use Case Diagram</w:t>
      </w:r>
    </w:p>
    <w:p w:rsidR="00000000" w:rsidDel="00000000" w:rsidP="00000000" w:rsidRDefault="00000000" w:rsidRPr="00000000" w14:paraId="000000CF">
      <w:pPr>
        <w:widowControl w:val="0"/>
        <w:spacing w:after="200" w:lineRule="auto"/>
        <w:ind w:left="-27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1 is our use case model which defines the system functionalities that we will develop. The use case model will be further elaborated in a separate document, </w:t>
      </w:r>
      <w:r w:rsidDel="00000000" w:rsidR="00000000" w:rsidRPr="00000000">
        <w:rPr>
          <w:rFonts w:ascii="Times New Roman" w:cs="Times New Roman" w:eastAsia="Times New Roman" w:hAnsi="Times New Roman"/>
          <w:i w:val="1"/>
          <w:rtl w:val="0"/>
        </w:rPr>
        <w:t xml:space="preserve">Use Case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pStyle w:val="Heading5"/>
        <w:widowControl w:val="0"/>
        <w:spacing w:after="200" w:before="0" w:lineRule="auto"/>
        <w:ind w:left="-270" w:right="0" w:firstLine="0"/>
        <w:rPr>
          <w:rFonts w:ascii="Times New Roman" w:cs="Times New Roman" w:eastAsia="Times New Roman" w:hAnsi="Times New Roman"/>
          <w:b w:val="0"/>
        </w:rPr>
      </w:pPr>
      <w:bookmarkStart w:colFirst="0" w:colLast="0" w:name="_heading=h.17dp8vu" w:id="16"/>
      <w:bookmarkEnd w:id="16"/>
      <w:r w:rsidDel="00000000" w:rsidR="00000000" w:rsidRPr="00000000">
        <w:rPr>
          <w:rtl w:val="0"/>
        </w:rPr>
      </w:r>
    </w:p>
    <w:p w:rsidR="00000000" w:rsidDel="00000000" w:rsidP="00000000" w:rsidRDefault="00000000" w:rsidRPr="00000000" w14:paraId="000000D1">
      <w:pPr>
        <w:pStyle w:val="Heading5"/>
        <w:widowControl w:val="0"/>
        <w:spacing w:after="200" w:before="0" w:lineRule="auto"/>
        <w:ind w:left="-270" w:right="0" w:firstLine="0"/>
        <w:rPr/>
      </w:pPr>
      <w:bookmarkStart w:colFirst="0" w:colLast="0" w:name="_heading=h.6kz0jvavh006" w:id="17"/>
      <w:bookmarkEnd w:id="17"/>
      <w:r w:rsidDel="00000000" w:rsidR="00000000" w:rsidRPr="00000000">
        <w:rPr>
          <w:rFonts w:ascii="Times New Roman" w:cs="Times New Roman" w:eastAsia="Times New Roman" w:hAnsi="Times New Roman"/>
          <w:b w:val="0"/>
          <w:rtl w:val="0"/>
        </w:rPr>
        <w:t xml:space="preserve">4.2.4 </w:t>
      </w:r>
      <w:r w:rsidDel="00000000" w:rsidR="00000000" w:rsidRPr="00000000">
        <w:rPr>
          <w:rFonts w:ascii="Times New Roman" w:cs="Times New Roman" w:eastAsia="Times New Roman" w:hAnsi="Times New Roman"/>
          <w:b w:val="0"/>
          <w:rtl w:val="0"/>
        </w:rPr>
        <w:t xml:space="preserve">Prototype </w:t>
      </w:r>
      <w:r w:rsidDel="00000000" w:rsidR="00000000" w:rsidRPr="00000000">
        <w:rPr>
          <w:rtl w:val="0"/>
        </w:rPr>
      </w:r>
    </w:p>
    <w:p w:rsidR="00000000" w:rsidDel="00000000" w:rsidP="00000000" w:rsidRDefault="00000000" w:rsidRPr="00000000" w14:paraId="000000D2">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Friendstagram system will be developed as a web application deployed onto a cloud server and accessible by NTU students on both web and mobile platforms. As our goal is to create a Minimum Viable </w:t>
      </w:r>
      <w:r w:rsidDel="00000000" w:rsidR="00000000" w:rsidRPr="00000000">
        <w:rPr>
          <w:rFonts w:ascii="Times New Roman" w:cs="Times New Roman" w:eastAsia="Times New Roman" w:hAnsi="Times New Roman"/>
          <w:rtl w:val="0"/>
        </w:rPr>
        <w:t xml:space="preserve">Product (MVP), only the core </w:t>
      </w:r>
      <w:r w:rsidDel="00000000" w:rsidR="00000000" w:rsidRPr="00000000">
        <w:rPr>
          <w:rFonts w:ascii="Times New Roman" w:cs="Times New Roman" w:eastAsia="Times New Roman" w:hAnsi="Times New Roman"/>
          <w:rtl w:val="0"/>
        </w:rPr>
        <w:t xml:space="preserve">functionalities will be developed. We will first draw out a Lo-Fi prototype as seen in Figure 2. A Rapid Prototyping approach will then be employed whereby these core functionalities of the system will be iteratively and incrementally developed in small, separate components before they are integrated together. To further ensure the feasibility of our system, during this rapid prototyping process, the prototype will be deployed onto a test/pre-production server and users’ feedback will be sought. Based on users’ feedback, modifications to the components will be made to ensure our system addresses users’ needs.</w:t>
      </w:r>
      <w:r w:rsidDel="00000000" w:rsidR="00000000" w:rsidRPr="00000000">
        <w:rPr>
          <w:rFonts w:ascii="Times New Roman" w:cs="Times New Roman" w:eastAsia="Times New Roman" w:hAnsi="Times New Roman"/>
          <w:rtl w:val="0"/>
        </w:rPr>
        <w:t xml:space="preserve"> Once completed, the prototype will be presented to the implementation team.</w:t>
      </w:r>
    </w:p>
    <w:p w:rsidR="00000000" w:rsidDel="00000000" w:rsidP="00000000" w:rsidRDefault="00000000" w:rsidRPr="00000000" w14:paraId="000000D3">
      <w:pPr>
        <w:widowControl w:val="0"/>
        <w:spacing w:after="200" w:before="0" w:line="360" w:lineRule="auto"/>
        <w:ind w:left="-27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4738" cy="611559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14738" cy="611559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after="200" w:before="0" w:line="360" w:lineRule="auto"/>
        <w:ind w:left="-270" w:right="0" w:firstLine="0"/>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Figure 2: Lo-fi prototype</w:t>
      </w:r>
      <w:r w:rsidDel="00000000" w:rsidR="00000000" w:rsidRPr="00000000">
        <w:rPr>
          <w:rtl w:val="0"/>
        </w:rPr>
      </w:r>
    </w:p>
    <w:p w:rsidR="00000000" w:rsidDel="00000000" w:rsidP="00000000" w:rsidRDefault="00000000" w:rsidRPr="00000000" w14:paraId="000000D5">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r0ahjgzd3v3b" w:id="18"/>
      <w:bookmarkEnd w:id="18"/>
      <w:r w:rsidDel="00000000" w:rsidR="00000000" w:rsidRPr="00000000">
        <w:rPr>
          <w:rFonts w:ascii="Times New Roman" w:cs="Times New Roman" w:eastAsia="Times New Roman" w:hAnsi="Times New Roman"/>
          <w:b w:val="0"/>
          <w:vertAlign w:val="baseline"/>
          <w:rtl w:val="0"/>
        </w:rPr>
        <w:t xml:space="preserve">5 Constraints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D6">
      <w:pPr>
        <w:pStyle w:val="Heading4"/>
        <w:widowControl w:val="0"/>
        <w:spacing w:after="200" w:before="0" w:lineRule="auto"/>
        <w:ind w:left="-270" w:right="0" w:firstLine="0"/>
        <w:rPr>
          <w:vertAlign w:val="baseline"/>
        </w:rPr>
      </w:pPr>
      <w:bookmarkStart w:colFirst="0" w:colLast="0" w:name="_heading=h.26in1rg" w:id="19"/>
      <w:bookmarkEnd w:id="19"/>
      <w:r w:rsidDel="00000000" w:rsidR="00000000" w:rsidRPr="00000000">
        <w:rPr>
          <w:rFonts w:ascii="Times New Roman" w:cs="Times New Roman" w:eastAsia="Times New Roman" w:hAnsi="Times New Roman"/>
          <w:b w:val="0"/>
          <w:vertAlign w:val="baseline"/>
          <w:rtl w:val="0"/>
        </w:rPr>
        <w:t xml:space="preserve">5.</w:t>
      </w:r>
      <w:r w:rsidDel="00000000" w:rsidR="00000000" w:rsidRPr="00000000">
        <w:rPr>
          <w:rFonts w:ascii="Times New Roman" w:cs="Times New Roman" w:eastAsia="Times New Roman" w:hAnsi="Times New Roman"/>
          <w:b w:val="0"/>
          <w:rtl w:val="0"/>
        </w:rPr>
        <w:t xml:space="preserve">1</w:t>
      </w:r>
      <w:r w:rsidDel="00000000" w:rsidR="00000000" w:rsidRPr="00000000">
        <w:rPr>
          <w:rFonts w:ascii="Times New Roman" w:cs="Times New Roman" w:eastAsia="Times New Roman" w:hAnsi="Times New Roman"/>
          <w:b w:val="0"/>
          <w:vertAlign w:val="baseline"/>
          <w:rtl w:val="0"/>
        </w:rPr>
        <w:t xml:space="preserve"> Proprietary </w:t>
      </w:r>
      <w:r w:rsidDel="00000000" w:rsidR="00000000" w:rsidRPr="00000000">
        <w:rPr>
          <w:rFonts w:ascii="Times New Roman" w:cs="Times New Roman" w:eastAsia="Times New Roman" w:hAnsi="Times New Roman"/>
          <w:b w:val="0"/>
          <w:rtl w:val="0"/>
        </w:rPr>
        <w:t xml:space="preserve">H</w:t>
      </w:r>
      <w:r w:rsidDel="00000000" w:rsidR="00000000" w:rsidRPr="00000000">
        <w:rPr>
          <w:rFonts w:ascii="Times New Roman" w:cs="Times New Roman" w:eastAsia="Times New Roman" w:hAnsi="Times New Roman"/>
          <w:b w:val="0"/>
          <w:vertAlign w:val="baseline"/>
          <w:rtl w:val="0"/>
        </w:rPr>
        <w:t xml:space="preserve">ardware and </w:t>
      </w:r>
      <w:r w:rsidDel="00000000" w:rsidR="00000000" w:rsidRPr="00000000">
        <w:rPr>
          <w:rFonts w:ascii="Times New Roman" w:cs="Times New Roman" w:eastAsia="Times New Roman" w:hAnsi="Times New Roman"/>
          <w:b w:val="0"/>
          <w:rtl w:val="0"/>
        </w:rPr>
        <w:t xml:space="preserve">S</w:t>
      </w:r>
      <w:r w:rsidDel="00000000" w:rsidR="00000000" w:rsidRPr="00000000">
        <w:rPr>
          <w:rFonts w:ascii="Times New Roman" w:cs="Times New Roman" w:eastAsia="Times New Roman" w:hAnsi="Times New Roman"/>
          <w:b w:val="0"/>
          <w:vertAlign w:val="baseline"/>
          <w:rtl w:val="0"/>
        </w:rPr>
        <w:t xml:space="preserve">oftware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development of Friendstagram, the project team has chosen only free hosting services and open-source softwares as seen in </w:t>
      </w:r>
      <w:r w:rsidDel="00000000" w:rsidR="00000000" w:rsidRPr="00000000">
        <w:rPr>
          <w:rFonts w:ascii="Times New Roman" w:cs="Times New Roman" w:eastAsia="Times New Roman" w:hAnsi="Times New Roman"/>
          <w:rtl w:val="0"/>
        </w:rPr>
        <w:t xml:space="preserve">Table 1</w:t>
      </w:r>
      <w:r w:rsidDel="00000000" w:rsidR="00000000" w:rsidRPr="00000000">
        <w:rPr>
          <w:rFonts w:ascii="Times New Roman" w:cs="Times New Roman" w:eastAsia="Times New Roman" w:hAnsi="Times New Roman"/>
          <w:rtl w:val="0"/>
        </w:rPr>
        <w:t xml:space="preserve">, 2 and 3 respectively. In Table 1, the initial costs for utilizing the online hosting services - Netlify for the frontend and PythonAnywhere for the backend. Both services offer a limited-bandwidth, free plan that is sufficient to run our system. However, if there is a need to scale up as more users use the Friendstagram system, the estimated paid plans are reflected in Table 2. Table 3 shows the libraries and software that we shall utilize in the development of our project which includes React, Redux, Figma, Django, Github, Visual Paradigm, Visual Studio Code, React Testing Library, PyTest and Trello. All of these are either open source software or free-to-use tools.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hardware to be accounted for costs are our laptops used for development which we would be negated as the assumption is that the project team does not pay for/account for personal laptops. </w:t>
      </w:r>
    </w:p>
    <w:p w:rsidR="00000000" w:rsidDel="00000000" w:rsidP="00000000" w:rsidRDefault="00000000" w:rsidRPr="00000000" w14:paraId="000000D9">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righ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r>
    </w:tbl>
    <w:p w:rsidR="00000000" w:rsidDel="00000000" w:rsidP="00000000" w:rsidRDefault="00000000" w:rsidRPr="00000000" w14:paraId="000000EE">
      <w:pPr>
        <w:spacing w:line="240" w:lineRule="auto"/>
        <w:jc w:val="center"/>
        <w:rPr>
          <w:b w:val="1"/>
          <w:sz w:val="20"/>
          <w:szCs w:val="20"/>
        </w:rPr>
      </w:pPr>
      <w:r w:rsidDel="00000000" w:rsidR="00000000" w:rsidRPr="00000000">
        <w:rPr>
          <w:b w:val="1"/>
          <w:sz w:val="20"/>
          <w:szCs w:val="20"/>
          <w:rtl w:val="0"/>
        </w:rPr>
        <w:t xml:space="preserve">Table 1: </w:t>
      </w:r>
      <w:r w:rsidDel="00000000" w:rsidR="00000000" w:rsidRPr="00000000">
        <w:rPr>
          <w:sz w:val="20"/>
          <w:szCs w:val="20"/>
          <w:rtl w:val="0"/>
        </w:rPr>
        <w:t xml:space="preserve">Online hosting services</w:t>
      </w:r>
      <w:r w:rsidDel="00000000" w:rsidR="00000000" w:rsidRPr="00000000">
        <w:rPr>
          <w:rtl w:val="0"/>
        </w:rPr>
      </w:r>
    </w:p>
    <w:p w:rsidR="00000000" w:rsidDel="00000000" w:rsidP="00000000" w:rsidRDefault="00000000" w:rsidRPr="00000000" w14:paraId="000000EF">
      <w:pPr>
        <w:tabs>
          <w:tab w:val="left" w:pos="720"/>
        </w:tabs>
        <w:spacing w:after="120" w:line="240" w:lineRule="auto"/>
        <w:rPr>
          <w:b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200"/>
        <w:gridCol w:w="1815"/>
        <w:gridCol w:w="1125"/>
        <w:tblGridChange w:id="0">
          <w:tblGrid>
            <w:gridCol w:w="2250"/>
            <w:gridCol w:w="1905"/>
            <w:gridCol w:w="1200"/>
            <w:gridCol w:w="181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19/Mth</w:t>
              <w:br w:type="textWrapping"/>
              <w:t xml:space="preserve">(4x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t xml:space="preserve">(100K hits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righ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r>
    </w:tbl>
    <w:p w:rsidR="00000000" w:rsidDel="00000000" w:rsidP="00000000" w:rsidRDefault="00000000" w:rsidRPr="00000000" w14:paraId="00000105">
      <w:pPr>
        <w:spacing w:line="240" w:lineRule="auto"/>
        <w:jc w:val="center"/>
        <w:rPr>
          <w:b w:val="1"/>
          <w:sz w:val="20"/>
          <w:szCs w:val="20"/>
        </w:rPr>
      </w:pPr>
      <w:r w:rsidDel="00000000" w:rsidR="00000000" w:rsidRPr="00000000">
        <w:rPr>
          <w:b w:val="1"/>
          <w:sz w:val="20"/>
          <w:szCs w:val="20"/>
          <w:rtl w:val="0"/>
        </w:rPr>
        <w:t xml:space="preserve">Table 2: </w:t>
      </w:r>
      <w:r w:rsidDel="00000000" w:rsidR="00000000" w:rsidRPr="00000000">
        <w:rPr>
          <w:sz w:val="20"/>
          <w:szCs w:val="20"/>
          <w:rtl w:val="0"/>
        </w:rPr>
        <w:t xml:space="preserve">Online hosting services (paid plans if scale up)</w:t>
      </w:r>
      <w:r w:rsidDel="00000000" w:rsidR="00000000" w:rsidRPr="00000000">
        <w:rPr>
          <w:rtl w:val="0"/>
        </w:rPr>
      </w:r>
    </w:p>
    <w:p w:rsidR="00000000" w:rsidDel="00000000" w:rsidP="00000000" w:rsidRDefault="00000000" w:rsidRPr="00000000" w14:paraId="00000106">
      <w:pPr>
        <w:tabs>
          <w:tab w:val="left" w:pos="720"/>
        </w:tabs>
        <w:spacing w:after="120" w:line="240" w:lineRule="auto"/>
        <w:rPr>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4"/>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Redux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 International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Testing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r>
    </w:tbl>
    <w:p w:rsidR="00000000" w:rsidDel="00000000" w:rsidP="00000000" w:rsidRDefault="00000000" w:rsidRPr="00000000" w14:paraId="00000144">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2: Open-source softwares</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46">
      <w:pPr>
        <w:pStyle w:val="Heading4"/>
        <w:widowControl w:val="0"/>
        <w:spacing w:after="200" w:before="0" w:lineRule="auto"/>
        <w:ind w:left="-270" w:right="0" w:firstLine="0"/>
        <w:rPr>
          <w:vertAlign w:val="baseline"/>
        </w:rPr>
      </w:pPr>
      <w:bookmarkStart w:colFirst="0" w:colLast="0" w:name="_heading=h.lnxbz9" w:id="20"/>
      <w:bookmarkEnd w:id="20"/>
      <w:r w:rsidDel="00000000" w:rsidR="00000000" w:rsidRPr="00000000">
        <w:rPr>
          <w:rFonts w:ascii="Times New Roman" w:cs="Times New Roman" w:eastAsia="Times New Roman" w:hAnsi="Times New Roman"/>
          <w:b w:val="0"/>
          <w:vertAlign w:val="baseline"/>
          <w:rtl w:val="0"/>
        </w:rPr>
        <w:t xml:space="preserve">5.</w:t>
      </w:r>
      <w:r w:rsidDel="00000000" w:rsidR="00000000" w:rsidRPr="00000000">
        <w:rPr>
          <w:rFonts w:ascii="Times New Roman" w:cs="Times New Roman" w:eastAsia="Times New Roman" w:hAnsi="Times New Roman"/>
          <w:b w:val="0"/>
          <w:rtl w:val="0"/>
        </w:rPr>
        <w:t xml:space="preserve">2</w:t>
      </w:r>
      <w:r w:rsidDel="00000000" w:rsidR="00000000" w:rsidRPr="00000000">
        <w:rPr>
          <w:rFonts w:ascii="Times New Roman" w:cs="Times New Roman" w:eastAsia="Times New Roman" w:hAnsi="Times New Roman"/>
          <w:b w:val="0"/>
          <w:vertAlign w:val="baseline"/>
          <w:rtl w:val="0"/>
        </w:rPr>
        <w:t xml:space="preserve"> Project Schedule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requirements elicitation, design, development and testing of Friendstagram will be conducted over the course of approximately three months, from 24th Jan 2022 to 28th March 2022. The deadline, 28th March 2022 is a hard constraint and cannot be extended. Hence, we will focus on only developing the core functionalities of Friendstagram and if necessary will employ techniques such as </w:t>
      </w:r>
      <w:r w:rsidDel="00000000" w:rsidR="00000000" w:rsidRPr="00000000">
        <w:rPr>
          <w:rFonts w:ascii="Times New Roman" w:cs="Times New Roman" w:eastAsia="Times New Roman" w:hAnsi="Times New Roman"/>
          <w:i w:val="1"/>
          <w:rtl w:val="0"/>
        </w:rPr>
        <w:t xml:space="preserve">crashing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fast tracking</w:t>
      </w:r>
      <w:r w:rsidDel="00000000" w:rsidR="00000000" w:rsidRPr="00000000">
        <w:rPr>
          <w:rFonts w:ascii="Times New Roman" w:cs="Times New Roman" w:eastAsia="Times New Roman" w:hAnsi="Times New Roman"/>
          <w:rtl w:val="0"/>
        </w:rPr>
        <w:t xml:space="preserve"> to ensure we meet the deadline. However, since it is not possible to add new resources/manpower into the project, hence, the project management will from time-to-time switch members’ roles around, based on their expertise, to ensure resource usage is maximized and project can be finished on-time.</w:t>
      </w: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49">
      <w:pPr>
        <w:pStyle w:val="Heading3"/>
        <w:widowControl w:val="0"/>
        <w:spacing w:after="200" w:before="0" w:line="360" w:lineRule="auto"/>
        <w:ind w:left="-270" w:right="0" w:firstLine="0"/>
        <w:rPr>
          <w:rFonts w:ascii="Times New Roman" w:cs="Times New Roman" w:eastAsia="Times New Roman" w:hAnsi="Times New Roman"/>
          <w:vertAlign w:val="baseline"/>
        </w:rPr>
      </w:pPr>
      <w:bookmarkStart w:colFirst="0" w:colLast="0" w:name="_heading=h.i110lywjni7u" w:id="21"/>
      <w:bookmarkEnd w:id="21"/>
      <w:r w:rsidDel="00000000" w:rsidR="00000000" w:rsidRPr="00000000">
        <w:rPr>
          <w:rFonts w:ascii="Times New Roman" w:cs="Times New Roman" w:eastAsia="Times New Roman" w:hAnsi="Times New Roman"/>
          <w:b w:val="0"/>
          <w:vertAlign w:val="baseline"/>
          <w:rtl w:val="0"/>
        </w:rPr>
        <w:t xml:space="preserve">6 Operational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4A">
      <w:pPr>
        <w:pStyle w:val="Heading4"/>
        <w:widowControl w:val="0"/>
        <w:spacing w:after="200" w:before="0" w:line="360" w:lineRule="auto"/>
        <w:ind w:left="-270" w:right="0" w:firstLine="0"/>
        <w:jc w:val="both"/>
        <w:rPr/>
      </w:pPr>
      <w:bookmarkStart w:colFirst="0" w:colLast="0" w:name="_heading=h.44sinio" w:id="22"/>
      <w:bookmarkEnd w:id="22"/>
      <w:r w:rsidDel="00000000" w:rsidR="00000000" w:rsidRPr="00000000">
        <w:rPr>
          <w:rFonts w:ascii="Times New Roman" w:cs="Times New Roman" w:eastAsia="Times New Roman" w:hAnsi="Times New Roman"/>
          <w:b w:val="0"/>
          <w:vertAlign w:val="baseline"/>
          <w:rtl w:val="0"/>
        </w:rPr>
        <w:t xml:space="preserve">6.1 </w:t>
      </w:r>
      <w:r w:rsidDel="00000000" w:rsidR="00000000" w:rsidRPr="00000000">
        <w:rPr>
          <w:rFonts w:ascii="Times New Roman" w:cs="Times New Roman" w:eastAsia="Times New Roman" w:hAnsi="Times New Roman"/>
          <w:b w:val="0"/>
          <w:rtl w:val="0"/>
        </w:rPr>
        <w:t xml:space="preserve">Request </w:t>
      </w:r>
      <w:r w:rsidDel="00000000" w:rsidR="00000000" w:rsidRPr="00000000">
        <w:rPr>
          <w:rFonts w:ascii="Times New Roman" w:cs="Times New Roman" w:eastAsia="Times New Roman" w:hAnsi="Times New Roman"/>
          <w:b w:val="0"/>
          <w:vertAlign w:val="baseline"/>
          <w:rtl w:val="0"/>
        </w:rPr>
        <w:t xml:space="preserve">Support via Email</w:t>
      </w: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users may seek technical or administrative support by sending email to the Friendstagram administrators. The technical problems may include troubles logging into friendstagram, unspecified errors, or unexpected server outage or sluggish performance. Administrative support may include reporting users for abusive behavior or answering questions on how to use Friendstagram.</w:t>
      </w: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users of the web application will be able to ask for round-the-clock assistance for technical problems through email. Technical problems may include difficulties in logging into profiles, errors in the web application, downtime of the web application and slow loading of the web application.</w:t>
      </w:r>
    </w:p>
    <w:p w:rsidR="00000000" w:rsidDel="00000000" w:rsidP="00000000" w:rsidRDefault="00000000" w:rsidRPr="00000000" w14:paraId="0000014D">
      <w:pPr>
        <w:pStyle w:val="Heading4"/>
        <w:widowControl w:val="0"/>
        <w:spacing w:after="200" w:before="0" w:line="360" w:lineRule="auto"/>
        <w:ind w:left="-270" w:right="0" w:firstLine="0"/>
        <w:jc w:val="both"/>
        <w:rPr/>
      </w:pPr>
      <w:bookmarkStart w:colFirst="0" w:colLast="0" w:name="_heading=h.2jxsxqh" w:id="23"/>
      <w:bookmarkEnd w:id="23"/>
      <w:r w:rsidDel="00000000" w:rsidR="00000000" w:rsidRPr="00000000">
        <w:rPr>
          <w:rFonts w:ascii="Times New Roman" w:cs="Times New Roman" w:eastAsia="Times New Roman" w:hAnsi="Times New Roman"/>
          <w:b w:val="0"/>
          <w:vertAlign w:val="baseline"/>
          <w:rtl w:val="0"/>
        </w:rPr>
        <w:t xml:space="preserve">6.2 Application Services and Technical support </w: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in the project team, including non-development members shall have access to the hosting services and the source code shared via the source code versioning software, GitHub. As members’ roles may change from time-to-time, this is to allow urgent bug fixes to the source code or deployment/hosting services to be made whenever necessary and ensure at least “5 nines” of availability, (99.999% of uptime yearly, or 5.26 minutes of downtime yearly). In order to maintain minimal downtime, network administrators and database support needs to be on standby 24/7.</w:t>
      </w: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Front-end and back-end developers will be given access to the latest source code on GitHub whenever there is a need to implement functionality improvements or to fix bugs in the web application. Database and network administrators will need to be on standby round the clock to ensure the web application is functioning 24/7.</w:t>
      </w:r>
    </w:p>
    <w:p w:rsidR="00000000" w:rsidDel="00000000" w:rsidP="00000000" w:rsidRDefault="00000000" w:rsidRPr="00000000" w14:paraId="00000150">
      <w:pPr>
        <w:pStyle w:val="Heading4"/>
        <w:widowControl w:val="0"/>
        <w:spacing w:after="200" w:before="0" w:line="360" w:lineRule="auto"/>
        <w:ind w:left="-270" w:right="0" w:firstLine="0"/>
        <w:jc w:val="both"/>
        <w:rPr>
          <w:vertAlign w:val="baseline"/>
        </w:rPr>
      </w:pPr>
      <w:bookmarkStart w:colFirst="0" w:colLast="0" w:name="_heading=h.z337ya" w:id="24"/>
      <w:bookmarkEnd w:id="24"/>
      <w:r w:rsidDel="00000000" w:rsidR="00000000" w:rsidRPr="00000000">
        <w:rPr>
          <w:rFonts w:ascii="Times New Roman" w:cs="Times New Roman" w:eastAsia="Times New Roman" w:hAnsi="Times New Roman"/>
          <w:b w:val="0"/>
          <w:vertAlign w:val="baseline"/>
          <w:rtl w:val="0"/>
        </w:rPr>
        <w:t xml:space="preserve">6.3 Administration Features</w:t>
      </w: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Administrators must be able to access all registered users’ records and manage their accounts such as resetting passwords for users, blocking and deleting accounts. If a user has breached the terms and conditions of Friendstagram or has enacted or displayed behavior deemed as unbefitting of using services provided by Friendstagram, or has launched attacks on Friendstagram services to disrupt, alter or deny access to services provided by Friendstagram, Friendstagram Administrators must be able to block access for such undesirable users via the backend administrative dashboard. </w:t>
      </w: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Users are only able to add reviews for drinks they have accepted via the recommendation function and are unable to add reviews for drinks that have not been recommended by the system and accepted by the user. Users are able to see the reviews posted by other users but are unable to delete or edit them. They can however, contact the development team for the removal of a certain review or user account, if deemed inappropriate by the development team. The team reserves the right to ban a user’s account or remove a review if inappropriate or suspicious behaviour is detected.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Also, there are certain features that will only be made available after the user has authenticated their account. For example, any user will be able to request a recommendation for a drink. However, only users who have been authenticated will be able to save their recommendations into their profile and add their reviews for the drinks.</w:t>
      </w:r>
    </w:p>
    <w:p w:rsidR="00000000" w:rsidDel="00000000" w:rsidP="00000000" w:rsidRDefault="00000000" w:rsidRPr="00000000" w14:paraId="00000154">
      <w:pPr>
        <w:pStyle w:val="Heading4"/>
        <w:widowControl w:val="0"/>
        <w:spacing w:after="200" w:before="0" w:lineRule="auto"/>
        <w:ind w:left="-270" w:right="0" w:firstLine="0"/>
        <w:rPr>
          <w:vertAlign w:val="baseline"/>
        </w:rPr>
      </w:pPr>
      <w:bookmarkStart w:colFirst="0" w:colLast="0" w:name="_heading=h.3j2qqm3" w:id="25"/>
      <w:bookmarkEnd w:id="25"/>
      <w:r w:rsidDel="00000000" w:rsidR="00000000" w:rsidRPr="00000000">
        <w:rPr>
          <w:rFonts w:ascii="Times New Roman" w:cs="Times New Roman" w:eastAsia="Times New Roman" w:hAnsi="Times New Roman"/>
          <w:b w:val="0"/>
          <w:vertAlign w:val="baseline"/>
          <w:rtl w:val="0"/>
        </w:rPr>
        <w:t xml:space="preserve">6.</w:t>
      </w:r>
      <w:r w:rsidDel="00000000" w:rsidR="00000000" w:rsidRPr="00000000">
        <w:rPr>
          <w:rFonts w:ascii="Times New Roman" w:cs="Times New Roman" w:eastAsia="Times New Roman" w:hAnsi="Times New Roman"/>
          <w:b w:val="0"/>
          <w:rtl w:val="0"/>
        </w:rPr>
        <w:t xml:space="preserve">4</w:t>
      </w:r>
      <w:r w:rsidDel="00000000" w:rsidR="00000000" w:rsidRPr="00000000">
        <w:rPr>
          <w:rFonts w:ascii="Times New Roman" w:cs="Times New Roman" w:eastAsia="Times New Roman" w:hAnsi="Times New Roman"/>
          <w:b w:val="0"/>
          <w:vertAlign w:val="baseline"/>
          <w:rtl w:val="0"/>
        </w:rPr>
        <w:t xml:space="preserve"> </w:t>
      </w:r>
      <w:r w:rsidDel="00000000" w:rsidR="00000000" w:rsidRPr="00000000">
        <w:rPr>
          <w:rFonts w:ascii="Times New Roman" w:cs="Times New Roman" w:eastAsia="Times New Roman" w:hAnsi="Times New Roman"/>
          <w:b w:val="0"/>
          <w:rtl w:val="0"/>
        </w:rPr>
        <w:t xml:space="preserve">System failure and routine back up</w:t>
      </w: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System failures must be handled gracefully and services must continue to be provided even when unexpected situations arise, e.g., in the event of an unexpected error causing the backend service to stop executing, the backend service must be able to restart on its own and continue to provide services. Redundancy in our hosting services must also be implemented to ensure that in the event of a regional connection failure, access to Friendstagram services is still available. Additionally, backups of Friendstagram’s database must be performed in an automated, regular and consistent manner. The backups disks must also be checked regularly to ensure the backups disks are usable and can be restored. In the event of unexpected data loss, Friendstagram administrators and developers shall be able to restore the data back to the pre-incident state.</w:t>
      </w:r>
      <w:r w:rsidDel="00000000" w:rsidR="00000000" w:rsidRPr="00000000">
        <w:rPr>
          <w:rtl w:val="0"/>
        </w:rPr>
      </w:r>
    </w:p>
    <w:p w:rsidR="00000000" w:rsidDel="00000000" w:rsidP="00000000" w:rsidRDefault="00000000" w:rsidRPr="00000000" w14:paraId="00000156">
      <w:pPr>
        <w:pStyle w:val="Heading4"/>
        <w:widowControl w:val="0"/>
        <w:spacing w:after="200" w:before="0" w:lineRule="auto"/>
        <w:ind w:left="-270" w:right="0" w:firstLine="0"/>
        <w:rPr>
          <w:rFonts w:ascii="Times New Roman" w:cs="Times New Roman" w:eastAsia="Times New Roman" w:hAnsi="Times New Roman"/>
          <w:i w:val="0"/>
          <w:smallCaps w:val="0"/>
          <w:strike w:val="0"/>
          <w:sz w:val="19.920000076293945"/>
          <w:szCs w:val="19.920000076293945"/>
          <w:u w:val="none"/>
          <w:shd w:fill="ffe599" w:val="clear"/>
          <w:vertAlign w:val="baseline"/>
        </w:rPr>
      </w:pPr>
      <w:bookmarkStart w:colFirst="0" w:colLast="0" w:name="_heading=h.1y810tw" w:id="26"/>
      <w:bookmarkEnd w:id="26"/>
      <w:r w:rsidDel="00000000" w:rsidR="00000000" w:rsidRPr="00000000">
        <w:rPr>
          <w:rFonts w:ascii="Times New Roman" w:cs="Times New Roman" w:eastAsia="Times New Roman" w:hAnsi="Times New Roman"/>
          <w:b w:val="0"/>
          <w:vertAlign w:val="baseline"/>
          <w:rtl w:val="0"/>
        </w:rPr>
        <w:t xml:space="preserve">6.</w:t>
      </w:r>
      <w:r w:rsidDel="00000000" w:rsidR="00000000" w:rsidRPr="00000000">
        <w:rPr>
          <w:rFonts w:ascii="Times New Roman" w:cs="Times New Roman" w:eastAsia="Times New Roman" w:hAnsi="Times New Roman"/>
          <w:b w:val="0"/>
          <w:rtl w:val="0"/>
        </w:rPr>
        <w:t xml:space="preserve">5</w:t>
      </w:r>
      <w:r w:rsidDel="00000000" w:rsidR="00000000" w:rsidRPr="00000000">
        <w:rPr>
          <w:rFonts w:ascii="Times New Roman" w:cs="Times New Roman" w:eastAsia="Times New Roman" w:hAnsi="Times New Roman"/>
          <w:b w:val="0"/>
          <w:vertAlign w:val="baseline"/>
          <w:rtl w:val="0"/>
        </w:rPr>
        <w:t xml:space="preserve"> Audit Trail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An audit trail must be implemented in the Friendstagram system to ensure </w:t>
      </w:r>
      <w:r w:rsidDel="00000000" w:rsidR="00000000" w:rsidRPr="00000000">
        <w:rPr>
          <w:rFonts w:ascii="Times New Roman" w:cs="Times New Roman" w:eastAsia="Times New Roman" w:hAnsi="Times New Roman"/>
          <w:b w:val="1"/>
          <w:rtl w:val="0"/>
        </w:rPr>
        <w:t xml:space="preserve">non-repudiation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accountability</w:t>
      </w:r>
      <w:r w:rsidDel="00000000" w:rsidR="00000000" w:rsidRPr="00000000">
        <w:rPr>
          <w:rFonts w:ascii="Times New Roman" w:cs="Times New Roman" w:eastAsia="Times New Roman" w:hAnsi="Times New Roman"/>
          <w:rtl w:val="0"/>
        </w:rPr>
        <w:t xml:space="preserve"> of users’ actions. This includes logging every user action and logs must be stored for a minimum of 2 years. User actions may include creating new accounts, logging in, logging out, making new friend-finding requests and so on. The data shall include date, time, IP addresses and MAC addresses. The audit trail is important in ensuring users may not deny having performed an action and detecting suspicious behavior. It also enhances our efforts in preventing cyber security incidents from taking place.</w:t>
      </w:r>
      <w:r w:rsidDel="00000000" w:rsidR="00000000" w:rsidRPr="00000000">
        <w:rPr>
          <w:rtl w:val="0"/>
        </w:rPr>
      </w:r>
    </w:p>
    <w:p w:rsidR="00000000" w:rsidDel="00000000" w:rsidP="00000000" w:rsidRDefault="00000000" w:rsidRPr="00000000" w14:paraId="00000158">
      <w:pPr>
        <w:pStyle w:val="Heading3"/>
        <w:widowControl w:val="0"/>
        <w:spacing w:after="200" w:before="0" w:lineRule="auto"/>
        <w:ind w:left="-270" w:right="0" w:firstLine="0"/>
        <w:rPr>
          <w:rFonts w:ascii="Times New Roman" w:cs="Times New Roman" w:eastAsia="Times New Roman" w:hAnsi="Times New Roman"/>
          <w:b w:val="0"/>
        </w:rPr>
      </w:pPr>
      <w:bookmarkStart w:colFirst="0" w:colLast="0" w:name="_heading=h.4i7ojhp" w:id="27"/>
      <w:bookmarkEnd w:id="27"/>
      <w:r w:rsidDel="00000000" w:rsidR="00000000" w:rsidRPr="00000000">
        <w:rPr>
          <w:rtl w:val="0"/>
        </w:rPr>
      </w:r>
    </w:p>
    <w:p w:rsidR="00000000" w:rsidDel="00000000" w:rsidP="00000000" w:rsidRDefault="00000000" w:rsidRPr="00000000" w14:paraId="00000159">
      <w:pPr>
        <w:pStyle w:val="Heading3"/>
        <w:widowControl w:val="0"/>
        <w:spacing w:after="200" w:before="0" w:lineRule="auto"/>
        <w:ind w:left="-270" w:right="0" w:firstLine="0"/>
        <w:rPr>
          <w:rFonts w:ascii="Times New Roman" w:cs="Times New Roman" w:eastAsia="Times New Roman" w:hAnsi="Times New Roman"/>
          <w:vertAlign w:val="baseline"/>
        </w:rPr>
      </w:pPr>
      <w:bookmarkStart w:colFirst="0" w:colLast="0" w:name="_heading=h.asxtmyh0dg70" w:id="28"/>
      <w:bookmarkEnd w:id="28"/>
      <w:r w:rsidDel="00000000" w:rsidR="00000000" w:rsidRPr="00000000">
        <w:rPr>
          <w:rFonts w:ascii="Times New Roman" w:cs="Times New Roman" w:eastAsia="Times New Roman" w:hAnsi="Times New Roman"/>
          <w:b w:val="0"/>
          <w:vertAlign w:val="baseline"/>
          <w:rtl w:val="0"/>
        </w:rPr>
        <w:t xml:space="preserve">7 Functional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5A">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web application is a platform that helps users connect with new people with similar interests and hobbies. Do achieve this, the recommendation web application should have these main functional requirements:</w:t>
      </w:r>
    </w:p>
    <w:p w:rsidR="00000000" w:rsidDel="00000000" w:rsidP="00000000" w:rsidRDefault="00000000" w:rsidRPr="00000000" w14:paraId="0000015B">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v2w3i0ou5pmn" w:id="29"/>
      <w:bookmarkEnd w:id="29"/>
      <w:r w:rsidDel="00000000" w:rsidR="00000000" w:rsidRPr="00000000">
        <w:rPr>
          <w:rFonts w:ascii="Times New Roman" w:cs="Times New Roman" w:eastAsia="Times New Roman" w:hAnsi="Times New Roman"/>
          <w:b w:val="0"/>
          <w:rtl w:val="0"/>
        </w:rPr>
        <w:t xml:space="preserve">7.1 Register</w:t>
      </w:r>
      <w:r w:rsidDel="00000000" w:rsidR="00000000" w:rsidRPr="00000000">
        <w:rPr>
          <w:rtl w:val="0"/>
        </w:rPr>
      </w:r>
    </w:p>
    <w:p w:rsidR="00000000" w:rsidDel="00000000" w:rsidP="00000000" w:rsidRDefault="00000000" w:rsidRPr="00000000" w14:paraId="0000015C">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register for an account.</w:t>
      </w:r>
    </w:p>
    <w:p w:rsidR="00000000" w:rsidDel="00000000" w:rsidP="00000000" w:rsidRDefault="00000000" w:rsidRPr="00000000" w14:paraId="0000015D">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The user must be able to register a new account</w:t>
      </w:r>
    </w:p>
    <w:p w:rsidR="00000000" w:rsidDel="00000000" w:rsidP="00000000" w:rsidRDefault="00000000" w:rsidRPr="00000000" w14:paraId="0000015E">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 The system must display a form with the following fields: email, password, confirm password.</w:t>
      </w:r>
    </w:p>
    <w:p w:rsidR="00000000" w:rsidDel="00000000" w:rsidP="00000000" w:rsidRDefault="00000000" w:rsidRPr="00000000" w14:paraId="0000015F">
      <w:pPr>
        <w:pStyle w:val="Heading4"/>
        <w:widowControl w:val="0"/>
        <w:spacing w:after="200" w:lineRule="auto"/>
        <w:ind w:left="-270" w:firstLine="0"/>
        <w:rPr>
          <w:rFonts w:ascii="Times New Roman" w:cs="Times New Roman" w:eastAsia="Times New Roman" w:hAnsi="Times New Roman"/>
          <w:b w:val="0"/>
        </w:rPr>
      </w:pPr>
      <w:bookmarkStart w:colFirst="0" w:colLast="0" w:name="_heading=h.tuzjouvrp0f3" w:id="30"/>
      <w:bookmarkEnd w:id="30"/>
      <w:r w:rsidDel="00000000" w:rsidR="00000000" w:rsidRPr="00000000">
        <w:rPr>
          <w:rFonts w:ascii="Times New Roman" w:cs="Times New Roman" w:eastAsia="Times New Roman" w:hAnsi="Times New Roman"/>
          <w:b w:val="0"/>
          <w:rtl w:val="0"/>
        </w:rPr>
        <w:t xml:space="preserve">7.2 Login</w:t>
      </w:r>
    </w:p>
    <w:p w:rsidR="00000000" w:rsidDel="00000000" w:rsidP="00000000" w:rsidRDefault="00000000" w:rsidRPr="00000000" w14:paraId="00000160">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login to have access to all features.</w:t>
      </w:r>
    </w:p>
    <w:p w:rsidR="00000000" w:rsidDel="00000000" w:rsidP="00000000" w:rsidRDefault="00000000" w:rsidRPr="00000000" w14:paraId="00000161">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cfuogll1wvjt" w:id="31"/>
      <w:bookmarkEnd w:id="31"/>
      <w:r w:rsidDel="00000000" w:rsidR="00000000" w:rsidRPr="00000000">
        <w:rPr>
          <w:rFonts w:ascii="Times New Roman" w:cs="Times New Roman" w:eastAsia="Times New Roman" w:hAnsi="Times New Roman"/>
          <w:b w:val="0"/>
          <w:rtl w:val="0"/>
        </w:rPr>
        <w:t xml:space="preserve">7.3 Logout</w:t>
      </w:r>
    </w:p>
    <w:p w:rsidR="00000000" w:rsidDel="00000000" w:rsidP="00000000" w:rsidRDefault="00000000" w:rsidRPr="00000000" w14:paraId="00000162">
      <w:pPr>
        <w:widowControl w:val="0"/>
        <w:spacing w:after="200" w:before="0" w:lineRule="auto"/>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logout from the platform.</w:t>
      </w:r>
    </w:p>
    <w:p w:rsidR="00000000" w:rsidDel="00000000" w:rsidP="00000000" w:rsidRDefault="00000000" w:rsidRPr="00000000" w14:paraId="00000163">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wa8mcbpfwr2k" w:id="32"/>
      <w:bookmarkEnd w:id="32"/>
      <w:r w:rsidDel="00000000" w:rsidR="00000000" w:rsidRPr="00000000">
        <w:rPr>
          <w:rFonts w:ascii="Times New Roman" w:cs="Times New Roman" w:eastAsia="Times New Roman" w:hAnsi="Times New Roman"/>
          <w:b w:val="0"/>
          <w:rtl w:val="0"/>
        </w:rPr>
        <w:t xml:space="preserve">7.4 Recommend Friends</w:t>
      </w:r>
    </w:p>
    <w:p w:rsidR="00000000" w:rsidDel="00000000" w:rsidP="00000000" w:rsidRDefault="00000000" w:rsidRPr="00000000" w14:paraId="00000164">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recommend the top k most similar profiles based on the user personal information like hall residences, interests and contact information, etc.</w:t>
      </w:r>
    </w:p>
    <w:p w:rsidR="00000000" w:rsidDel="00000000" w:rsidP="00000000" w:rsidRDefault="00000000" w:rsidRPr="00000000" w14:paraId="00000165">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c6n7chng8iat" w:id="33"/>
      <w:bookmarkEnd w:id="33"/>
      <w:r w:rsidDel="00000000" w:rsidR="00000000" w:rsidRPr="00000000">
        <w:rPr>
          <w:rFonts w:ascii="Times New Roman" w:cs="Times New Roman" w:eastAsia="Times New Roman" w:hAnsi="Times New Roman"/>
          <w:b w:val="0"/>
          <w:rtl w:val="0"/>
        </w:rPr>
        <w:t xml:space="preserve">7.5 View Recommended Profiles</w:t>
      </w:r>
    </w:p>
    <w:p w:rsidR="00000000" w:rsidDel="00000000" w:rsidP="00000000" w:rsidRDefault="00000000" w:rsidRPr="00000000" w14:paraId="00000166">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view recommended profiles listing their interests, contact information, etc.</w:t>
      </w:r>
    </w:p>
    <w:p w:rsidR="00000000" w:rsidDel="00000000" w:rsidP="00000000" w:rsidRDefault="00000000" w:rsidRPr="00000000" w14:paraId="00000167">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y943x5dgenwe" w:id="34"/>
      <w:bookmarkEnd w:id="34"/>
      <w:r w:rsidDel="00000000" w:rsidR="00000000" w:rsidRPr="00000000">
        <w:rPr>
          <w:rFonts w:ascii="Times New Roman" w:cs="Times New Roman" w:eastAsia="Times New Roman" w:hAnsi="Times New Roman"/>
          <w:b w:val="0"/>
          <w:rtl w:val="0"/>
        </w:rPr>
        <w:t xml:space="preserve">7.6 View Personal Profile</w:t>
      </w:r>
    </w:p>
    <w:p w:rsidR="00000000" w:rsidDel="00000000" w:rsidP="00000000" w:rsidRDefault="00000000" w:rsidRPr="00000000" w14:paraId="00000168">
      <w:pPr>
        <w:widowControl w:val="0"/>
        <w:spacing w:after="200" w:before="0" w:lineRule="auto"/>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view their own profile that reflects the user’s interests, hall residences information, etc. </w:t>
      </w:r>
    </w:p>
    <w:p w:rsidR="00000000" w:rsidDel="00000000" w:rsidP="00000000" w:rsidRDefault="00000000" w:rsidRPr="00000000" w14:paraId="00000169">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rku5i9603had" w:id="35"/>
      <w:bookmarkEnd w:id="35"/>
      <w:r w:rsidDel="00000000" w:rsidR="00000000" w:rsidRPr="00000000">
        <w:rPr>
          <w:rFonts w:ascii="Times New Roman" w:cs="Times New Roman" w:eastAsia="Times New Roman" w:hAnsi="Times New Roman"/>
          <w:b w:val="0"/>
          <w:rtl w:val="0"/>
        </w:rPr>
        <w:t xml:space="preserve">7.7 View Friends Matched History</w:t>
      </w:r>
    </w:p>
    <w:p w:rsidR="00000000" w:rsidDel="00000000" w:rsidP="00000000" w:rsidRDefault="00000000" w:rsidRPr="00000000" w14:paraId="0000016A">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show a history of matched friends in their personal profile page.</w:t>
      </w:r>
    </w:p>
    <w:p w:rsidR="00000000" w:rsidDel="00000000" w:rsidP="00000000" w:rsidRDefault="00000000" w:rsidRPr="00000000" w14:paraId="0000016B">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2kwq7pxkepkx" w:id="36"/>
      <w:bookmarkEnd w:id="36"/>
      <w:r w:rsidDel="00000000" w:rsidR="00000000" w:rsidRPr="00000000">
        <w:rPr>
          <w:rFonts w:ascii="Times New Roman" w:cs="Times New Roman" w:eastAsia="Times New Roman" w:hAnsi="Times New Roman"/>
          <w:b w:val="0"/>
          <w:rtl w:val="0"/>
        </w:rPr>
        <w:t xml:space="preserve">7.8 Edit Personal Profile</w:t>
      </w:r>
    </w:p>
    <w:p w:rsidR="00000000" w:rsidDel="00000000" w:rsidP="00000000" w:rsidRDefault="00000000" w:rsidRPr="00000000" w14:paraId="0000016C">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edit/modify/change their interests, etc in their profile.</w:t>
      </w:r>
    </w:p>
    <w:p w:rsidR="00000000" w:rsidDel="00000000" w:rsidP="00000000" w:rsidRDefault="00000000" w:rsidRPr="00000000" w14:paraId="0000016D">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hjgb17rlvz68" w:id="37"/>
      <w:bookmarkEnd w:id="37"/>
      <w:r w:rsidDel="00000000" w:rsidR="00000000" w:rsidRPr="00000000">
        <w:rPr>
          <w:rtl w:val="0"/>
        </w:rPr>
      </w:r>
    </w:p>
    <w:p w:rsidR="00000000" w:rsidDel="00000000" w:rsidP="00000000" w:rsidRDefault="00000000" w:rsidRPr="00000000" w14:paraId="0000016E">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oki5xyqckkuh" w:id="38"/>
      <w:bookmarkEnd w:id="38"/>
      <w:r w:rsidDel="00000000" w:rsidR="00000000" w:rsidRPr="00000000">
        <w:rPr>
          <w:rFonts w:ascii="Times New Roman" w:cs="Times New Roman" w:eastAsia="Times New Roman" w:hAnsi="Times New Roman"/>
          <w:b w:val="0"/>
          <w:vertAlign w:val="baseline"/>
          <w:rtl w:val="0"/>
        </w:rPr>
        <w:t xml:space="preserve">8 Input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6F">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av6tw7tm5jbs" w:id="39"/>
      <w:bookmarkEnd w:id="39"/>
      <w:r w:rsidDel="00000000" w:rsidR="00000000" w:rsidRPr="00000000">
        <w:rPr>
          <w:rFonts w:ascii="Times New Roman" w:cs="Times New Roman" w:eastAsia="Times New Roman" w:hAnsi="Times New Roman"/>
          <w:b w:val="0"/>
          <w:rtl w:val="0"/>
        </w:rPr>
        <w:t xml:space="preserve">8.1 Email Address and Password</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input their email address and password to register an account.</w:t>
      </w:r>
    </w:p>
    <w:p w:rsidR="00000000" w:rsidDel="00000000" w:rsidP="00000000" w:rsidRDefault="00000000" w:rsidRPr="00000000" w14:paraId="00000171">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fz0dggxymjcs" w:id="40"/>
      <w:bookmarkEnd w:id="40"/>
      <w:r w:rsidDel="00000000" w:rsidR="00000000" w:rsidRPr="00000000">
        <w:rPr>
          <w:rFonts w:ascii="Times New Roman" w:cs="Times New Roman" w:eastAsia="Times New Roman" w:hAnsi="Times New Roman"/>
          <w:b w:val="0"/>
          <w:rtl w:val="0"/>
        </w:rPr>
        <w:t xml:space="preserve">8.2 About Me, Interests and Hall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The user must input their ‘About Me’, interests and hall accommodation information before they can get recommendations on new potential friends.</w:t>
      </w:r>
      <w:r w:rsidDel="00000000" w:rsidR="00000000" w:rsidRPr="00000000">
        <w:rPr>
          <w:rtl w:val="0"/>
        </w:rPr>
      </w:r>
    </w:p>
    <w:p w:rsidR="00000000" w:rsidDel="00000000" w:rsidP="00000000" w:rsidRDefault="00000000" w:rsidRPr="00000000" w14:paraId="00000173">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2bn6wsx" w:id="41"/>
      <w:bookmarkEnd w:id="41"/>
      <w:r w:rsidDel="00000000" w:rsidR="00000000" w:rsidRPr="00000000">
        <w:rPr>
          <w:rtl w:val="0"/>
        </w:rPr>
      </w:r>
    </w:p>
    <w:p w:rsidR="00000000" w:rsidDel="00000000" w:rsidP="00000000" w:rsidRDefault="00000000" w:rsidRPr="00000000" w14:paraId="00000174">
      <w:pPr>
        <w:pStyle w:val="Heading3"/>
        <w:widowControl w:val="0"/>
        <w:spacing w:after="200" w:before="0" w:line="276" w:lineRule="auto"/>
        <w:ind w:left="-270" w:right="0" w:firstLine="0"/>
        <w:rPr>
          <w:rFonts w:ascii="Times New Roman" w:cs="Times New Roman" w:eastAsia="Times New Roman" w:hAnsi="Times New Roman"/>
        </w:rPr>
      </w:pPr>
      <w:bookmarkStart w:colFirst="0" w:colLast="0" w:name="_heading=h.34sn82tlxnnj" w:id="42"/>
      <w:bookmarkEnd w:id="42"/>
      <w:r w:rsidDel="00000000" w:rsidR="00000000" w:rsidRPr="00000000">
        <w:rPr>
          <w:rFonts w:ascii="Times New Roman" w:cs="Times New Roman" w:eastAsia="Times New Roman" w:hAnsi="Times New Roman"/>
          <w:b w:val="0"/>
          <w:vertAlign w:val="baseline"/>
          <w:rtl w:val="0"/>
        </w:rPr>
        <w:t xml:space="preserve">9 Process Requirements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75">
      <w:pPr>
        <w:widowControl w:val="0"/>
        <w:spacing w:after="200" w:before="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are among the inherent requirements that the web application must be able to handle:</w:t>
      </w:r>
    </w:p>
    <w:p w:rsidR="00000000" w:rsidDel="00000000" w:rsidP="00000000" w:rsidRDefault="00000000" w:rsidRPr="00000000" w14:paraId="00000176">
      <w:pPr>
        <w:pStyle w:val="Heading4"/>
        <w:widowControl w:val="0"/>
        <w:spacing w:after="200" w:before="0" w:lineRule="auto"/>
        <w:ind w:left="-270" w:firstLine="0"/>
        <w:rPr/>
      </w:pPr>
      <w:bookmarkStart w:colFirst="0" w:colLast="0" w:name="_heading=h.jrcpgxnqgup7" w:id="43"/>
      <w:bookmarkEnd w:id="43"/>
      <w:r w:rsidDel="00000000" w:rsidR="00000000" w:rsidRPr="00000000">
        <w:rPr>
          <w:rFonts w:ascii="Times New Roman" w:cs="Times New Roman" w:eastAsia="Times New Roman" w:hAnsi="Times New Roman"/>
          <w:b w:val="0"/>
          <w:rtl w:val="0"/>
        </w:rPr>
        <w:t xml:space="preserve">9.1 Backend Service Transactions via HTTP</w:t>
      </w:r>
      <w:r w:rsidDel="00000000" w:rsidR="00000000" w:rsidRPr="00000000">
        <w:rPr>
          <w:rtl w:val="0"/>
        </w:rPr>
      </w:r>
    </w:p>
    <w:p w:rsidR="00000000" w:rsidDel="00000000" w:rsidP="00000000" w:rsidRDefault="00000000" w:rsidRPr="00000000" w14:paraId="00000177">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frontend client application must be able to send and receive HTTP requests to the backend service.</w:t>
      </w:r>
    </w:p>
    <w:p w:rsidR="00000000" w:rsidDel="00000000" w:rsidP="00000000" w:rsidRDefault="00000000" w:rsidRPr="00000000" w14:paraId="00000178">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at4k2qncfs9y" w:id="44"/>
      <w:bookmarkEnd w:id="44"/>
      <w:r w:rsidDel="00000000" w:rsidR="00000000" w:rsidRPr="00000000">
        <w:rPr>
          <w:rFonts w:ascii="Times New Roman" w:cs="Times New Roman" w:eastAsia="Times New Roman" w:hAnsi="Times New Roman"/>
          <w:b w:val="0"/>
          <w:rtl w:val="0"/>
        </w:rPr>
        <w:t xml:space="preserve">9.2 Data Integrity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A">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utilize SSL certificates to encrypt communications between the frontend and backend systems, i.e. data must not be modified by a malicious attacker performing man-in-the-middle attack. </w:t>
      </w:r>
    </w:p>
    <w:p w:rsidR="00000000" w:rsidDel="00000000" w:rsidP="00000000" w:rsidRDefault="00000000" w:rsidRPr="00000000" w14:paraId="0000017B">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pStyle w:val="Heading4"/>
        <w:widowControl w:val="0"/>
        <w:spacing w:after="200" w:before="0" w:line="360" w:lineRule="auto"/>
        <w:ind w:left="-270" w:firstLine="0"/>
        <w:jc w:val="both"/>
        <w:rPr>
          <w:rFonts w:ascii="Times New Roman" w:cs="Times New Roman" w:eastAsia="Times New Roman" w:hAnsi="Times New Roman"/>
          <w:sz w:val="20"/>
          <w:szCs w:val="20"/>
        </w:rPr>
      </w:pPr>
      <w:bookmarkStart w:colFirst="0" w:colLast="0" w:name="_heading=h.vxqg81q7pye" w:id="45"/>
      <w:bookmarkEnd w:id="45"/>
      <w:r w:rsidDel="00000000" w:rsidR="00000000" w:rsidRPr="00000000">
        <w:rPr>
          <w:rFonts w:ascii="Times New Roman" w:cs="Times New Roman" w:eastAsia="Times New Roman" w:hAnsi="Times New Roman"/>
          <w:b w:val="0"/>
          <w:rtl w:val="0"/>
        </w:rPr>
        <w:t xml:space="preserve">9.3 Data Validation </w:t>
      </w:r>
      <w:r w:rsidDel="00000000" w:rsidR="00000000" w:rsidRPr="00000000">
        <w:rPr>
          <w:rtl w:val="0"/>
        </w:rPr>
      </w:r>
    </w:p>
    <w:p w:rsidR="00000000" w:rsidDel="00000000" w:rsidP="00000000" w:rsidRDefault="00000000" w:rsidRPr="00000000" w14:paraId="0000017D">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validation must be performed on both client and server side to ensure invalid or malicious data input cannot be injected and/or forcibly stored into the Friendstagram system. Invalid data inputs must not be cached and buffers must be cleared properly. Proper error-handling must also be performed for all functionalities in the Friendstagram system.</w:t>
      </w:r>
    </w:p>
    <w:p w:rsidR="00000000" w:rsidDel="00000000" w:rsidP="00000000" w:rsidRDefault="00000000" w:rsidRPr="00000000" w14:paraId="0000017E">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rfcw6ykwp2co" w:id="46"/>
      <w:bookmarkEnd w:id="46"/>
      <w:r w:rsidDel="00000000" w:rsidR="00000000" w:rsidRPr="00000000">
        <w:rPr>
          <w:rFonts w:ascii="Times New Roman" w:cs="Times New Roman" w:eastAsia="Times New Roman" w:hAnsi="Times New Roman"/>
          <w:b w:val="0"/>
          <w:rtl w:val="0"/>
        </w:rPr>
        <w:t xml:space="preserve">9.4 Performance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0">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Friendstagram system must be able to handle concurrent requests from multiple users without crashing. All errors must be handled gracefully without crashing the system and all errors must be displayed back to the user without disclosing the internal architecture of the Friendstagram system, e.g., backend server error codes and messages must not be displayed in its raw form back to users to prevent unintentional leakage of sensitive data of Friendstagram system. In the event of an unexpected crash, the system must be able to restart on its own and continue to provide services. </w:t>
      </w:r>
    </w:p>
    <w:p w:rsidR="00000000" w:rsidDel="00000000" w:rsidP="00000000" w:rsidRDefault="00000000" w:rsidRPr="00000000" w14:paraId="00000181">
      <w:pPr>
        <w:widowControl w:val="0"/>
        <w:spacing w:after="200" w:before="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82">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47n2zr" w:id="47"/>
      <w:bookmarkEnd w:id="47"/>
      <w:r w:rsidDel="00000000" w:rsidR="00000000" w:rsidRPr="00000000">
        <w:rPr>
          <w:rtl w:val="0"/>
        </w:rPr>
      </w:r>
    </w:p>
    <w:p w:rsidR="00000000" w:rsidDel="00000000" w:rsidP="00000000" w:rsidRDefault="00000000" w:rsidRPr="00000000" w14:paraId="00000183">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k2xjo6pipks4" w:id="48"/>
      <w:bookmarkEnd w:id="48"/>
      <w:r w:rsidDel="00000000" w:rsidR="00000000" w:rsidRPr="00000000">
        <w:rPr>
          <w:rFonts w:ascii="Times New Roman" w:cs="Times New Roman" w:eastAsia="Times New Roman" w:hAnsi="Times New Roman"/>
          <w:b w:val="0"/>
          <w:vertAlign w:val="baseline"/>
          <w:rtl w:val="0"/>
        </w:rPr>
        <w:t xml:space="preserve">10 Output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4">
      <w:pPr>
        <w:pStyle w:val="Heading4"/>
        <w:widowControl w:val="0"/>
        <w:spacing w:after="200" w:before="0" w:lineRule="auto"/>
        <w:ind w:left="-270" w:firstLine="0"/>
        <w:rPr/>
      </w:pPr>
      <w:bookmarkStart w:colFirst="0" w:colLast="0" w:name="_heading=h.7smr5mbxs8gu" w:id="49"/>
      <w:bookmarkEnd w:id="49"/>
      <w:r w:rsidDel="00000000" w:rsidR="00000000" w:rsidRPr="00000000">
        <w:rPr>
          <w:rFonts w:ascii="Times New Roman" w:cs="Times New Roman" w:eastAsia="Times New Roman" w:hAnsi="Times New Roman"/>
          <w:b w:val="0"/>
          <w:rtl w:val="0"/>
        </w:rPr>
        <w:t xml:space="preserve">10.1 List of Recommended Friends</w:t>
      </w:r>
      <w:r w:rsidDel="00000000" w:rsidR="00000000" w:rsidRPr="00000000">
        <w:rPr>
          <w:rtl w:val="0"/>
        </w:rPr>
      </w:r>
    </w:p>
    <w:p w:rsidR="00000000" w:rsidDel="00000000" w:rsidP="00000000" w:rsidRDefault="00000000" w:rsidRPr="00000000" w14:paraId="00000185">
      <w:pPr>
        <w:widowControl w:val="0"/>
        <w:spacing w:after="20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display a list of recommended friends based on their common interests and profile characteristics.</w:t>
      </w:r>
    </w:p>
    <w:p w:rsidR="00000000" w:rsidDel="00000000" w:rsidP="00000000" w:rsidRDefault="00000000" w:rsidRPr="00000000" w14:paraId="00000186">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psj56bdjvqjd" w:id="50"/>
      <w:bookmarkEnd w:id="50"/>
      <w:r w:rsidDel="00000000" w:rsidR="00000000" w:rsidRPr="00000000">
        <w:rPr>
          <w:rFonts w:ascii="Times New Roman" w:cs="Times New Roman" w:eastAsia="Times New Roman" w:hAnsi="Times New Roman"/>
          <w:b w:val="0"/>
          <w:rtl w:val="0"/>
        </w:rPr>
        <w:t xml:space="preserve">10.2 Personal Profile and History of Matched Friends</w:t>
      </w:r>
    </w:p>
    <w:p w:rsidR="00000000" w:rsidDel="00000000" w:rsidP="00000000" w:rsidRDefault="00000000" w:rsidRPr="00000000" w14:paraId="00000187">
      <w:pPr>
        <w:widowControl w:val="0"/>
        <w:spacing w:after="20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display the profile of the user and history of his/her matched friends.</w:t>
      </w:r>
    </w:p>
    <w:p w:rsidR="00000000" w:rsidDel="00000000" w:rsidP="00000000" w:rsidRDefault="00000000" w:rsidRPr="00000000" w14:paraId="00000188">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e5kgatohtww9" w:id="51"/>
      <w:bookmarkEnd w:id="51"/>
      <w:r w:rsidDel="00000000" w:rsidR="00000000" w:rsidRPr="00000000">
        <w:rPr>
          <w:rFonts w:ascii="Times New Roman" w:cs="Times New Roman" w:eastAsia="Times New Roman" w:hAnsi="Times New Roman"/>
          <w:b w:val="0"/>
          <w:rtl w:val="0"/>
        </w:rPr>
        <w:t xml:space="preserve">10.3 Potential Friends Profile</w:t>
      </w:r>
    </w:p>
    <w:p w:rsidR="00000000" w:rsidDel="00000000" w:rsidP="00000000" w:rsidRDefault="00000000" w:rsidRPr="00000000" w14:paraId="00000189">
      <w:pPr>
        <w:widowControl w:val="0"/>
        <w:spacing w:after="200" w:lineRule="auto"/>
        <w:ind w:left="-270" w:firstLine="0"/>
        <w:jc w:val="both"/>
        <w:rPr/>
      </w:pPr>
      <w:r w:rsidDel="00000000" w:rsidR="00000000" w:rsidRPr="00000000">
        <w:rPr>
          <w:rFonts w:ascii="Times New Roman" w:cs="Times New Roman" w:eastAsia="Times New Roman" w:hAnsi="Times New Roman"/>
          <w:sz w:val="20"/>
          <w:szCs w:val="20"/>
          <w:rtl w:val="0"/>
        </w:rPr>
        <w:t xml:space="preserve">The system must display the profile of the potential friend chosen by the user which includes their interests, hall residence and contact information.</w:t>
      </w:r>
      <w:r w:rsidDel="00000000" w:rsidR="00000000" w:rsidRPr="00000000">
        <w:rPr>
          <w:rtl w:val="0"/>
        </w:rPr>
      </w:r>
    </w:p>
    <w:p w:rsidR="00000000" w:rsidDel="00000000" w:rsidP="00000000" w:rsidRDefault="00000000" w:rsidRPr="00000000" w14:paraId="0000018A">
      <w:pPr>
        <w:widowControl w:val="0"/>
        <w:spacing w:after="200" w:before="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8B">
      <w:pPr>
        <w:pStyle w:val="Heading3"/>
        <w:widowControl w:val="0"/>
        <w:spacing w:after="200" w:before="0" w:line="276" w:lineRule="auto"/>
        <w:ind w:left="-270" w:right="0" w:firstLine="0"/>
        <w:jc w:val="both"/>
        <w:rPr>
          <w:rFonts w:ascii="Times New Roman" w:cs="Times New Roman" w:eastAsia="Times New Roman" w:hAnsi="Times New Roman"/>
          <w:vertAlign w:val="baseline"/>
        </w:rPr>
      </w:pPr>
      <w:bookmarkStart w:colFirst="0" w:colLast="0" w:name="_heading=h.9n5usclfp84n" w:id="52"/>
      <w:bookmarkEnd w:id="52"/>
      <w:r w:rsidDel="00000000" w:rsidR="00000000" w:rsidRPr="00000000">
        <w:rPr>
          <w:rFonts w:ascii="Times New Roman" w:cs="Times New Roman" w:eastAsia="Times New Roman" w:hAnsi="Times New Roman"/>
          <w:b w:val="0"/>
          <w:vertAlign w:val="baseline"/>
          <w:rtl w:val="0"/>
        </w:rPr>
        <w:t xml:space="preserve">11 Hardware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C">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kiaj4kq19hxm" w:id="53"/>
      <w:bookmarkEnd w:id="53"/>
      <w:r w:rsidDel="00000000" w:rsidR="00000000" w:rsidRPr="00000000">
        <w:rPr>
          <w:rFonts w:ascii="Times New Roman" w:cs="Times New Roman" w:eastAsia="Times New Roman" w:hAnsi="Times New Roman"/>
          <w:b w:val="0"/>
          <w:rtl w:val="0"/>
        </w:rPr>
        <w:t xml:space="preserve">11.1 Client Computers and Mobile Devices</w:t>
      </w:r>
    </w:p>
    <w:p w:rsidR="00000000" w:rsidDel="00000000" w:rsidP="00000000" w:rsidRDefault="00000000" w:rsidRPr="00000000" w14:paraId="0000018D">
      <w:pPr>
        <w:widowControl w:val="0"/>
        <w:spacing w:after="20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computer and mobile device that has a compatible browser installed.</w:t>
      </w:r>
    </w:p>
    <w:p w:rsidR="00000000" w:rsidDel="00000000" w:rsidP="00000000" w:rsidRDefault="00000000" w:rsidRPr="00000000" w14:paraId="0000018E">
      <w:pPr>
        <w:pStyle w:val="Heading4"/>
        <w:widowControl w:val="0"/>
        <w:spacing w:after="200" w:before="0" w:line="360" w:lineRule="auto"/>
        <w:ind w:left="-270" w:firstLine="0"/>
        <w:jc w:val="both"/>
        <w:rPr>
          <w:rFonts w:ascii="Times New Roman" w:cs="Times New Roman" w:eastAsia="Times New Roman" w:hAnsi="Times New Roman"/>
        </w:rPr>
      </w:pPr>
      <w:bookmarkStart w:colFirst="0" w:colLast="0" w:name="_heading=h.f615idhegexe" w:id="54"/>
      <w:bookmarkEnd w:id="54"/>
      <w:r w:rsidDel="00000000" w:rsidR="00000000" w:rsidRPr="00000000">
        <w:rPr>
          <w:rFonts w:ascii="Times New Roman" w:cs="Times New Roman" w:eastAsia="Times New Roman" w:hAnsi="Times New Roman"/>
          <w:b w:val="0"/>
          <w:rtl w:val="0"/>
        </w:rPr>
        <w:t xml:space="preserve">11.2 Network</w:t>
      </w:r>
      <w:r w:rsidDel="00000000" w:rsidR="00000000" w:rsidRPr="00000000">
        <w:rPr>
          <w:rtl w:val="0"/>
        </w:rPr>
      </w:r>
    </w:p>
    <w:p w:rsidR="00000000" w:rsidDel="00000000" w:rsidP="00000000" w:rsidRDefault="00000000" w:rsidRPr="00000000" w14:paraId="0000018F">
      <w:pPr>
        <w:widowControl w:val="0"/>
        <w:spacing w:after="20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H/H+/3G/4G/5G network connection or 2.4GHz/5GHz WIFI connection with Internet access is required in order to be accessed.</w:t>
      </w:r>
      <w:r w:rsidDel="00000000" w:rsidR="00000000" w:rsidRPr="00000000">
        <w:rPr>
          <w:rtl w:val="0"/>
        </w:rPr>
      </w:r>
    </w:p>
    <w:p w:rsidR="00000000" w:rsidDel="00000000" w:rsidP="00000000" w:rsidRDefault="00000000" w:rsidRPr="00000000" w14:paraId="00000190">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41mghml" w:id="55"/>
      <w:bookmarkEnd w:id="55"/>
      <w:r w:rsidDel="00000000" w:rsidR="00000000" w:rsidRPr="00000000">
        <w:rPr>
          <w:rtl w:val="0"/>
        </w:rPr>
      </w:r>
    </w:p>
    <w:p w:rsidR="00000000" w:rsidDel="00000000" w:rsidP="00000000" w:rsidRDefault="00000000" w:rsidRPr="00000000" w14:paraId="00000191">
      <w:pPr>
        <w:pStyle w:val="Heading3"/>
        <w:widowControl w:val="0"/>
        <w:spacing w:after="200" w:before="0" w:line="276" w:lineRule="auto"/>
        <w:ind w:left="-270" w:right="0" w:firstLine="0"/>
        <w:rPr>
          <w:rFonts w:ascii="Times New Roman" w:cs="Times New Roman" w:eastAsia="Times New Roman" w:hAnsi="Times New Roman"/>
        </w:rPr>
      </w:pPr>
      <w:bookmarkStart w:colFirst="0" w:colLast="0" w:name="_heading=h.uvzkkoglotr6" w:id="56"/>
      <w:bookmarkEnd w:id="56"/>
      <w:r w:rsidDel="00000000" w:rsidR="00000000" w:rsidRPr="00000000">
        <w:rPr>
          <w:rFonts w:ascii="Times New Roman" w:cs="Times New Roman" w:eastAsia="Times New Roman" w:hAnsi="Times New Roman"/>
          <w:b w:val="0"/>
          <w:vertAlign w:val="baseline"/>
          <w:rtl w:val="0"/>
        </w:rPr>
        <w:t xml:space="preserve">12 Software Requirements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92">
      <w:pPr>
        <w:pStyle w:val="Heading4"/>
        <w:widowControl w:val="0"/>
        <w:spacing w:after="200" w:before="0" w:lineRule="auto"/>
        <w:ind w:left="-270" w:firstLine="0"/>
        <w:rPr>
          <w:rFonts w:ascii="Times New Roman" w:cs="Times New Roman" w:eastAsia="Times New Roman" w:hAnsi="Times New Roman"/>
        </w:rPr>
      </w:pPr>
      <w:bookmarkStart w:colFirst="0" w:colLast="0" w:name="_heading=h.b9ficf6d5ikx" w:id="57"/>
      <w:bookmarkEnd w:id="57"/>
      <w:r w:rsidDel="00000000" w:rsidR="00000000" w:rsidRPr="00000000">
        <w:rPr>
          <w:rFonts w:ascii="Times New Roman" w:cs="Times New Roman" w:eastAsia="Times New Roman" w:hAnsi="Times New Roman"/>
          <w:b w:val="0"/>
          <w:rtl w:val="0"/>
        </w:rPr>
        <w:t xml:space="preserve">12.1 Client Operating 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3">
      <w:pPr>
        <w:widowControl w:val="0"/>
        <w:numPr>
          <w:ilvl w:val="0"/>
          <w:numId w:val="1"/>
        </w:numPr>
        <w:spacing w:after="200" w:before="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Android, Windows, macOS, Linux, iOS to load the web application</w:t>
      </w:r>
    </w:p>
    <w:p w:rsidR="00000000" w:rsidDel="00000000" w:rsidP="00000000" w:rsidRDefault="00000000" w:rsidRPr="00000000" w14:paraId="00000194">
      <w:pPr>
        <w:pStyle w:val="Heading4"/>
        <w:widowControl w:val="0"/>
        <w:spacing w:after="200" w:before="0" w:line="360" w:lineRule="auto"/>
        <w:ind w:left="-270" w:right="0" w:firstLine="0"/>
        <w:jc w:val="both"/>
        <w:rPr>
          <w:rFonts w:ascii="Times New Roman" w:cs="Times New Roman" w:eastAsia="Times New Roman" w:hAnsi="Times New Roman"/>
          <w:i w:val="0"/>
          <w:smallCaps w:val="0"/>
          <w:strike w:val="0"/>
          <w:color w:val="000000"/>
          <w:u w:val="none"/>
          <w:vertAlign w:val="baseline"/>
        </w:rPr>
      </w:pPr>
      <w:bookmarkStart w:colFirst="0" w:colLast="0" w:name="_heading=h.vx1227" w:id="58"/>
      <w:bookmarkEnd w:id="58"/>
      <w:r w:rsidDel="00000000" w:rsidR="00000000" w:rsidRPr="00000000">
        <w:rPr>
          <w:rFonts w:ascii="Times New Roman" w:cs="Times New Roman" w:eastAsia="Times New Roman" w:hAnsi="Times New Roman"/>
          <w:b w:val="0"/>
          <w:vertAlign w:val="baseline"/>
          <w:rtl w:val="0"/>
        </w:rPr>
        <w:t xml:space="preserve">12.</w:t>
      </w:r>
      <w:r w:rsidDel="00000000" w:rsidR="00000000" w:rsidRPr="00000000">
        <w:rPr>
          <w:rFonts w:ascii="Times New Roman" w:cs="Times New Roman" w:eastAsia="Times New Roman" w:hAnsi="Times New Roman"/>
          <w:b w:val="0"/>
          <w:rtl w:val="0"/>
        </w:rPr>
        <w:t xml:space="preserve">2</w:t>
      </w:r>
      <w:r w:rsidDel="00000000" w:rsidR="00000000" w:rsidRPr="00000000">
        <w:rPr>
          <w:rFonts w:ascii="Times New Roman" w:cs="Times New Roman" w:eastAsia="Times New Roman" w:hAnsi="Times New Roman"/>
          <w:b w:val="0"/>
          <w:vertAlign w:val="baseline"/>
          <w:rtl w:val="0"/>
        </w:rPr>
        <w:t xml:space="preserve"> Network system</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95">
      <w:pPr>
        <w:widowControl w:val="0"/>
        <w:spacing w:after="200" w:before="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built must be compatible with Local Area Network (LAN) and Wireless Local Area Network (WLAN) standards defined in IEEE 802.11 for network communications, e.g., Django backend and the React frontend client. The system must support the following protocols:</w:t>
      </w:r>
    </w:p>
    <w:p w:rsidR="00000000" w:rsidDel="00000000" w:rsidP="00000000" w:rsidRDefault="00000000" w:rsidRPr="00000000" w14:paraId="00000196">
      <w:pPr>
        <w:widowControl w:val="0"/>
        <w:numPr>
          <w:ilvl w:val="0"/>
          <w:numId w:val="3"/>
        </w:numPr>
        <w:spacing w:after="0" w:afterAutospacing="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HTTP</w:t>
      </w:r>
    </w:p>
    <w:p w:rsidR="00000000" w:rsidDel="00000000" w:rsidP="00000000" w:rsidRDefault="00000000" w:rsidRPr="00000000" w14:paraId="00000197">
      <w:pPr>
        <w:widowControl w:val="0"/>
        <w:numPr>
          <w:ilvl w:val="0"/>
          <w:numId w:val="3"/>
        </w:numPr>
        <w:spacing w:after="0" w:afterAutospacing="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HTTPS</w:t>
      </w:r>
    </w:p>
    <w:p w:rsidR="00000000" w:rsidDel="00000000" w:rsidP="00000000" w:rsidRDefault="00000000" w:rsidRPr="00000000" w14:paraId="00000198">
      <w:pPr>
        <w:widowControl w:val="0"/>
        <w:numPr>
          <w:ilvl w:val="0"/>
          <w:numId w:val="3"/>
        </w:numPr>
        <w:spacing w:after="20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TCP/IP</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9">
      <w:pPr>
        <w:pStyle w:val="Heading4"/>
        <w:widowControl w:val="0"/>
        <w:spacing w:after="200" w:before="0" w:lineRule="auto"/>
        <w:ind w:left="-270" w:right="0" w:firstLine="0"/>
        <w:rPr>
          <w:vertAlign w:val="baseline"/>
        </w:rPr>
      </w:pPr>
      <w:bookmarkStart w:colFirst="0" w:colLast="0" w:name="_heading=h.3fwokq0" w:id="59"/>
      <w:bookmarkEnd w:id="59"/>
      <w:r w:rsidDel="00000000" w:rsidR="00000000" w:rsidRPr="00000000">
        <w:rPr>
          <w:rFonts w:ascii="Times New Roman" w:cs="Times New Roman" w:eastAsia="Times New Roman" w:hAnsi="Times New Roman"/>
          <w:b w:val="0"/>
          <w:vertAlign w:val="baseline"/>
          <w:rtl w:val="0"/>
        </w:rPr>
        <w:t xml:space="preserve">12.</w:t>
      </w:r>
      <w:r w:rsidDel="00000000" w:rsidR="00000000" w:rsidRPr="00000000">
        <w:rPr>
          <w:rFonts w:ascii="Times New Roman" w:cs="Times New Roman" w:eastAsia="Times New Roman" w:hAnsi="Times New Roman"/>
          <w:b w:val="0"/>
          <w:rtl w:val="0"/>
        </w:rPr>
        <w:t xml:space="preserve">3</w:t>
      </w:r>
      <w:r w:rsidDel="00000000" w:rsidR="00000000" w:rsidRPr="00000000">
        <w:rPr>
          <w:rFonts w:ascii="Times New Roman" w:cs="Times New Roman" w:eastAsia="Times New Roman" w:hAnsi="Times New Roman"/>
          <w:b w:val="0"/>
          <w:vertAlign w:val="baseline"/>
          <w:rtl w:val="0"/>
        </w:rPr>
        <w:t xml:space="preserve"> Licenses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use software development tools from third party vendors such as Figma, Visual Paradigm, Pycharm, Visual Studio Code, valid licenses are needed. Apart from that, using third-party packages, web servers and database software require valid licenses too.</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There is a need for valid licenses so as to run software from third party vendors. These softwares include development tools such as Visual Studio Code, Figma and Visual Paradigm. Valid licenses are also needed for web servers and database softwares, such as Firebase and Django. </w:t>
      </w:r>
    </w:p>
    <w:p w:rsidR="00000000" w:rsidDel="00000000" w:rsidP="00000000" w:rsidRDefault="00000000" w:rsidRPr="00000000" w14:paraId="0000019C">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v1yuxt" w:id="60"/>
      <w:bookmarkEnd w:id="60"/>
      <w:r w:rsidDel="00000000" w:rsidR="00000000" w:rsidRPr="00000000">
        <w:rPr>
          <w:rtl w:val="0"/>
        </w:rPr>
      </w:r>
    </w:p>
    <w:p w:rsidR="00000000" w:rsidDel="00000000" w:rsidP="00000000" w:rsidRDefault="00000000" w:rsidRPr="00000000" w14:paraId="0000019D">
      <w:pPr>
        <w:pStyle w:val="Heading3"/>
        <w:widowControl w:val="0"/>
        <w:spacing w:after="200" w:before="0" w:line="276" w:lineRule="auto"/>
        <w:ind w:left="-270" w:right="0" w:firstLine="0"/>
        <w:rPr>
          <w:rFonts w:ascii="Times New Roman" w:cs="Times New Roman" w:eastAsia="Times New Roman" w:hAnsi="Times New Roman"/>
          <w:b w:val="0"/>
          <w:vertAlign w:val="baseline"/>
        </w:rPr>
      </w:pPr>
      <w:bookmarkStart w:colFirst="0" w:colLast="0" w:name="_heading=h.10vqxwrhuyf" w:id="61"/>
      <w:bookmarkEnd w:id="61"/>
      <w:r w:rsidDel="00000000" w:rsidR="00000000" w:rsidRPr="00000000">
        <w:rPr>
          <w:rFonts w:ascii="Times New Roman" w:cs="Times New Roman" w:eastAsia="Times New Roman" w:hAnsi="Times New Roman"/>
          <w:b w:val="0"/>
          <w:vertAlign w:val="baseline"/>
          <w:rtl w:val="0"/>
        </w:rPr>
        <w:t xml:space="preserve">1</w:t>
      </w:r>
      <w:r w:rsidDel="00000000" w:rsidR="00000000" w:rsidRPr="00000000">
        <w:rPr>
          <w:rFonts w:ascii="Times New Roman" w:cs="Times New Roman" w:eastAsia="Times New Roman" w:hAnsi="Times New Roman"/>
          <w:b w:val="0"/>
          <w:vertAlign w:val="baseline"/>
          <w:rtl w:val="0"/>
        </w:rPr>
        <w:t xml:space="preserve">3 Deployment Requirements </w:t>
      </w:r>
    </w:p>
    <w:p w:rsidR="00000000" w:rsidDel="00000000" w:rsidP="00000000" w:rsidRDefault="00000000" w:rsidRPr="00000000" w14:paraId="0000019E">
      <w:pPr>
        <w:tabs>
          <w:tab w:val="left" w:pos="720"/>
        </w:tabs>
        <w:spacing w:after="12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0"/>
        <w:spacing w:after="200" w:before="0" w:line="360" w:lineRule="auto"/>
        <w:ind w:lef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Figure 3. System Architecture of Friendstagram</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tabs>
        <w:tab w:val="right" w:pos="10022"/>
      </w:tabs>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p w:rsidR="00000000" w:rsidDel="00000000" w:rsidP="00000000" w:rsidRDefault="00000000" w:rsidRPr="00000000" w14:paraId="000001A1">
    <w:pPr>
      <w:tabs>
        <w:tab w:val="right" w:pos="10022"/>
      </w:tabs>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2">
    <w:pPr>
      <w:tabs>
        <w:tab w:val="right" w:pos="10022"/>
      </w:tabs>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3">
    <w:pPr>
      <w:tabs>
        <w:tab w:val="right" w:pos="10022"/>
      </w:tabs>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System Requirement Specifications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FWJ/Gz6IAY5ouEPOik8v74FWiQ==">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